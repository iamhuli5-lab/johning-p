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26FCB" w14:textId="6E7788D5" w:rsidR="00F911F4" w:rsidRDefault="00135EC0">
      <w:pPr>
        <w:spacing w:before="161" w:line="224" w:lineRule="auto"/>
        <w:ind w:left="88"/>
        <w:jc w:val="center"/>
        <w:outlineLvl w:val="0"/>
        <w:rPr>
          <w:rFonts w:ascii="Times New Roman" w:eastAsia="宋体" w:hAnsi="Times New Roman" w:cs="Times New Roman"/>
          <w:sz w:val="31"/>
          <w:szCs w:val="31"/>
          <w:lang w:eastAsia="zh-CN"/>
        </w:rPr>
      </w:pPr>
      <w:r>
        <w:rPr>
          <w:rFonts w:ascii="Times New Roman" w:eastAsia="宋体" w:hAnsi="Times New Roman" w:cs="Times New Roman" w:hint="eastAsia"/>
          <w:b/>
          <w:bCs/>
          <w:spacing w:val="7"/>
          <w:sz w:val="31"/>
          <w:szCs w:val="31"/>
          <w:lang w:eastAsia="zh-CN"/>
        </w:rPr>
        <w:t xml:space="preserve">  </w:t>
      </w:r>
      <w:r w:rsidR="003A1A8A">
        <w:rPr>
          <w:rFonts w:ascii="Times New Roman" w:eastAsia="宋体" w:hAnsi="Times New Roman" w:cs="Times New Roman"/>
          <w:b/>
          <w:bCs/>
          <w:spacing w:val="7"/>
          <w:sz w:val="31"/>
          <w:szCs w:val="31"/>
          <w:lang w:eastAsia="zh-CN"/>
        </w:rPr>
        <w:fldChar w:fldCharType="begin"/>
      </w:r>
      <w:r w:rsidR="003A1A8A">
        <w:rPr>
          <w:rFonts w:ascii="Times New Roman" w:eastAsia="宋体" w:hAnsi="Times New Roman" w:cs="Times New Roman"/>
          <w:b/>
          <w:bCs/>
          <w:spacing w:val="7"/>
          <w:sz w:val="31"/>
          <w:szCs w:val="31"/>
          <w:lang w:eastAsia="zh-CN"/>
        </w:rPr>
        <w:instrText xml:space="preserve"> MACROBUTTON MTEditEquationSection2 </w:instrText>
      </w:r>
      <w:r w:rsidR="003A1A8A" w:rsidRPr="003A1A8A">
        <w:rPr>
          <w:rStyle w:val="MTEquationSection"/>
          <w:rFonts w:hint="eastAsia"/>
        </w:rPr>
        <w:instrText>公式章</w:instrText>
      </w:r>
      <w:r w:rsidR="003A1A8A" w:rsidRPr="003A1A8A">
        <w:rPr>
          <w:rStyle w:val="MTEquationSection"/>
          <w:rFonts w:hint="eastAsia"/>
        </w:rPr>
        <w:instrText xml:space="preserve"> 1 </w:instrText>
      </w:r>
      <w:r w:rsidR="003A1A8A" w:rsidRPr="003A1A8A">
        <w:rPr>
          <w:rStyle w:val="MTEquationSection"/>
          <w:rFonts w:hint="eastAsia"/>
        </w:rPr>
        <w:instrText>节</w:instrText>
      </w:r>
      <w:r w:rsidR="003A1A8A" w:rsidRPr="003A1A8A">
        <w:rPr>
          <w:rStyle w:val="MTEquationSection"/>
          <w:rFonts w:hint="eastAsia"/>
        </w:rPr>
        <w:instrText xml:space="preserve"> 1</w:instrText>
      </w:r>
      <w:r w:rsidR="003A1A8A">
        <w:rPr>
          <w:rFonts w:ascii="Times New Roman" w:eastAsia="宋体" w:hAnsi="Times New Roman" w:cs="Times New Roman"/>
          <w:b/>
          <w:bCs/>
          <w:spacing w:val="7"/>
          <w:sz w:val="31"/>
          <w:szCs w:val="31"/>
          <w:lang w:eastAsia="zh-CN"/>
        </w:rPr>
        <w:fldChar w:fldCharType="begin"/>
      </w:r>
      <w:r w:rsidR="003A1A8A">
        <w:rPr>
          <w:rFonts w:ascii="Times New Roman" w:eastAsia="宋体" w:hAnsi="Times New Roman" w:cs="Times New Roman"/>
          <w:b/>
          <w:bCs/>
          <w:spacing w:val="7"/>
          <w:sz w:val="31"/>
          <w:szCs w:val="31"/>
          <w:lang w:eastAsia="zh-CN"/>
        </w:rPr>
        <w:instrText xml:space="preserve"> </w:instrText>
      </w:r>
      <w:r w:rsidR="003A1A8A">
        <w:rPr>
          <w:rFonts w:ascii="Times New Roman" w:eastAsia="宋体" w:hAnsi="Times New Roman" w:cs="Times New Roman" w:hint="eastAsia"/>
          <w:b/>
          <w:bCs/>
          <w:spacing w:val="7"/>
          <w:sz w:val="31"/>
          <w:szCs w:val="31"/>
          <w:lang w:eastAsia="zh-CN"/>
        </w:rPr>
        <w:instrText>SEQ MTEqn \r \h \* MERGEFORMAT</w:instrText>
      </w:r>
      <w:r w:rsidR="003A1A8A">
        <w:rPr>
          <w:rFonts w:ascii="Times New Roman" w:eastAsia="宋体" w:hAnsi="Times New Roman" w:cs="Times New Roman"/>
          <w:b/>
          <w:bCs/>
          <w:spacing w:val="7"/>
          <w:sz w:val="31"/>
          <w:szCs w:val="31"/>
          <w:lang w:eastAsia="zh-CN"/>
        </w:rPr>
        <w:instrText xml:space="preserve"> </w:instrText>
      </w:r>
      <w:r w:rsidR="003A1A8A">
        <w:rPr>
          <w:rFonts w:ascii="Times New Roman" w:eastAsia="宋体" w:hAnsi="Times New Roman" w:cs="Times New Roman"/>
          <w:b/>
          <w:bCs/>
          <w:spacing w:val="7"/>
          <w:sz w:val="31"/>
          <w:szCs w:val="31"/>
          <w:lang w:eastAsia="zh-CN"/>
        </w:rPr>
        <w:fldChar w:fldCharType="end"/>
      </w:r>
      <w:r w:rsidR="003A1A8A">
        <w:rPr>
          <w:rFonts w:ascii="Times New Roman" w:eastAsia="宋体" w:hAnsi="Times New Roman" w:cs="Times New Roman"/>
          <w:b/>
          <w:bCs/>
          <w:spacing w:val="7"/>
          <w:sz w:val="31"/>
          <w:szCs w:val="31"/>
          <w:lang w:eastAsia="zh-CN"/>
        </w:rPr>
        <w:fldChar w:fldCharType="begin"/>
      </w:r>
      <w:r w:rsidR="003A1A8A">
        <w:rPr>
          <w:rFonts w:ascii="Times New Roman" w:eastAsia="宋体" w:hAnsi="Times New Roman" w:cs="Times New Roman"/>
          <w:b/>
          <w:bCs/>
          <w:spacing w:val="7"/>
          <w:sz w:val="31"/>
          <w:szCs w:val="31"/>
          <w:lang w:eastAsia="zh-CN"/>
        </w:rPr>
        <w:instrText xml:space="preserve"> SEQ MTSec \r 1 \h \* MERGEFORMAT </w:instrText>
      </w:r>
      <w:r w:rsidR="003A1A8A">
        <w:rPr>
          <w:rFonts w:ascii="Times New Roman" w:eastAsia="宋体" w:hAnsi="Times New Roman" w:cs="Times New Roman"/>
          <w:b/>
          <w:bCs/>
          <w:spacing w:val="7"/>
          <w:sz w:val="31"/>
          <w:szCs w:val="31"/>
          <w:lang w:eastAsia="zh-CN"/>
        </w:rPr>
        <w:fldChar w:fldCharType="end"/>
      </w:r>
      <w:r w:rsidR="003A1A8A">
        <w:rPr>
          <w:rFonts w:ascii="Times New Roman" w:eastAsia="宋体" w:hAnsi="Times New Roman" w:cs="Times New Roman"/>
          <w:b/>
          <w:bCs/>
          <w:spacing w:val="7"/>
          <w:sz w:val="31"/>
          <w:szCs w:val="31"/>
          <w:lang w:eastAsia="zh-CN"/>
        </w:rPr>
        <w:fldChar w:fldCharType="begin"/>
      </w:r>
      <w:r w:rsidR="003A1A8A">
        <w:rPr>
          <w:rFonts w:ascii="Times New Roman" w:eastAsia="宋体" w:hAnsi="Times New Roman" w:cs="Times New Roman"/>
          <w:b/>
          <w:bCs/>
          <w:spacing w:val="7"/>
          <w:sz w:val="31"/>
          <w:szCs w:val="31"/>
          <w:lang w:eastAsia="zh-CN"/>
        </w:rPr>
        <w:instrText xml:space="preserve"> SEQ MTChap \r 1 \h \* MERGEFORMAT </w:instrText>
      </w:r>
      <w:r w:rsidR="003A1A8A">
        <w:rPr>
          <w:rFonts w:ascii="Times New Roman" w:eastAsia="宋体" w:hAnsi="Times New Roman" w:cs="Times New Roman"/>
          <w:b/>
          <w:bCs/>
          <w:spacing w:val="7"/>
          <w:sz w:val="31"/>
          <w:szCs w:val="31"/>
          <w:lang w:eastAsia="zh-CN"/>
        </w:rPr>
        <w:fldChar w:fldCharType="end"/>
      </w:r>
      <w:r w:rsidR="003A1A8A">
        <w:rPr>
          <w:rFonts w:ascii="Times New Roman" w:eastAsia="宋体" w:hAnsi="Times New Roman" w:cs="Times New Roman"/>
          <w:b/>
          <w:bCs/>
          <w:spacing w:val="7"/>
          <w:sz w:val="31"/>
          <w:szCs w:val="31"/>
          <w:lang w:eastAsia="zh-CN"/>
        </w:rPr>
        <w:fldChar w:fldCharType="end"/>
      </w:r>
      <w:r w:rsidR="003A1A8A">
        <w:rPr>
          <w:rFonts w:ascii="Times New Roman" w:eastAsia="宋体" w:hAnsi="Times New Roman" w:cs="Times New Roman" w:hint="eastAsia"/>
          <w:b/>
          <w:bCs/>
          <w:spacing w:val="7"/>
          <w:sz w:val="31"/>
          <w:szCs w:val="31"/>
          <w:lang w:eastAsia="zh-CN"/>
        </w:rPr>
        <w:t>基于</w:t>
      </w:r>
      <w:r w:rsidR="003A1A8A">
        <w:rPr>
          <w:rFonts w:ascii="Times New Roman" w:eastAsia="宋体" w:hAnsi="Times New Roman" w:cs="Times New Roman" w:hint="eastAsia"/>
          <w:b/>
          <w:bCs/>
          <w:spacing w:val="7"/>
          <w:sz w:val="31"/>
          <w:szCs w:val="31"/>
          <w:lang w:eastAsia="zh-CN"/>
        </w:rPr>
        <w:t xml:space="preserve"> </w:t>
      </w:r>
      <w:r w:rsidR="003A1A8A">
        <w:rPr>
          <w:rFonts w:ascii="Times New Roman" w:eastAsia="宋体" w:hAnsi="Times New Roman" w:cs="Times New Roman" w:hint="eastAsia"/>
          <w:b/>
          <w:bCs/>
          <w:sz w:val="31"/>
          <w:szCs w:val="31"/>
          <w:lang w:eastAsia="zh-CN"/>
        </w:rPr>
        <w:t>M</w:t>
      </w:r>
      <w:r w:rsidR="003A1A8A">
        <w:rPr>
          <w:rFonts w:ascii="Times New Roman" w:eastAsia="宋体" w:hAnsi="Times New Roman" w:cs="Times New Roman"/>
          <w:b/>
          <w:bCs/>
          <w:sz w:val="31"/>
          <w:szCs w:val="31"/>
          <w:lang w:eastAsia="zh-CN"/>
        </w:rPr>
        <w:t>FCC</w:t>
      </w:r>
      <w:r w:rsidR="003A1A8A">
        <w:rPr>
          <w:rFonts w:ascii="Times New Roman" w:eastAsia="宋体" w:hAnsi="Times New Roman" w:cs="Times New Roman"/>
          <w:b/>
          <w:bCs/>
          <w:spacing w:val="33"/>
          <w:sz w:val="31"/>
          <w:szCs w:val="31"/>
          <w:lang w:eastAsia="zh-CN"/>
        </w:rPr>
        <w:t xml:space="preserve"> </w:t>
      </w:r>
      <w:r w:rsidR="003A1A8A">
        <w:rPr>
          <w:rFonts w:ascii="Times New Roman" w:eastAsia="宋体" w:hAnsi="Times New Roman" w:cs="Times New Roman"/>
          <w:b/>
          <w:bCs/>
          <w:spacing w:val="7"/>
          <w:sz w:val="31"/>
          <w:szCs w:val="31"/>
          <w:lang w:eastAsia="zh-CN"/>
        </w:rPr>
        <w:t>的素混凝土劈裂抗拉损伤声发射信号特征</w:t>
      </w:r>
      <w:r w:rsidR="003A1A8A">
        <w:rPr>
          <w:rFonts w:ascii="Times New Roman" w:eastAsia="宋体" w:hAnsi="Times New Roman" w:cs="Times New Roman"/>
          <w:b/>
          <w:bCs/>
          <w:spacing w:val="6"/>
          <w:sz w:val="31"/>
          <w:szCs w:val="31"/>
          <w:lang w:eastAsia="zh-CN"/>
        </w:rPr>
        <w:t>分析</w:t>
      </w:r>
    </w:p>
    <w:p w14:paraId="23C78914" w14:textId="77777777" w:rsidR="00F911F4" w:rsidRDefault="00000000">
      <w:pPr>
        <w:pStyle w:val="a3"/>
        <w:spacing w:before="207" w:line="302" w:lineRule="auto"/>
        <w:ind w:left="22" w:right="12"/>
        <w:jc w:val="both"/>
        <w:rPr>
          <w:rFonts w:ascii="Times New Roman" w:hAnsi="Times New Roman" w:cs="Times New Roman"/>
          <w:lang w:eastAsia="zh-CN"/>
        </w:rPr>
      </w:pPr>
      <w:r>
        <w:rPr>
          <w:rFonts w:ascii="Times New Roman" w:hAnsi="Times New Roman" w:cs="Times New Roman"/>
          <w:lang w:eastAsia="zh-CN"/>
        </w:rPr>
        <w:t>摘要：</w:t>
      </w:r>
      <w:r>
        <w:rPr>
          <w:rFonts w:ascii="Times New Roman" w:hAnsi="Times New Roman" w:cs="Times New Roman"/>
          <w:lang w:eastAsia="zh-CN"/>
        </w:rPr>
        <w:t xml:space="preserve"> </w:t>
      </w:r>
      <w:r>
        <w:rPr>
          <w:rFonts w:ascii="Times New Roman" w:hAnsi="Times New Roman" w:cs="Times New Roman"/>
          <w:lang w:eastAsia="zh-CN"/>
        </w:rPr>
        <w:t>混凝土的拉伸性能是影响结构开裂与耐久性的关键因素，巴西劈裂试验</w:t>
      </w:r>
      <w:r>
        <w:rPr>
          <w:rFonts w:ascii="Times New Roman" w:hAnsi="Times New Roman" w:cs="Times New Roman"/>
          <w:spacing w:val="-3"/>
          <w:lang w:eastAsia="zh-CN"/>
        </w:rPr>
        <w:t>是间接评价混凝土抗拉强度的常用手段。为探究素混凝土在劈裂抗拉作用下损伤</w:t>
      </w:r>
      <w:r>
        <w:rPr>
          <w:rFonts w:ascii="Times New Roman" w:hAnsi="Times New Roman" w:cs="Times New Roman"/>
          <w:spacing w:val="-4"/>
          <w:lang w:eastAsia="zh-CN"/>
        </w:rPr>
        <w:t>演化过程中的声发射特征，本文对</w:t>
      </w:r>
      <w:r>
        <w:rPr>
          <w:rFonts w:ascii="Times New Roman" w:hAnsi="Times New Roman" w:cs="Times New Roman"/>
          <w:spacing w:val="-51"/>
          <w:lang w:eastAsia="zh-CN"/>
        </w:rPr>
        <w:t xml:space="preserve"> </w:t>
      </w:r>
      <w:r>
        <w:rPr>
          <w:rFonts w:ascii="Times New Roman" w:hAnsi="Times New Roman" w:cs="Times New Roman"/>
          <w:spacing w:val="-4"/>
          <w:lang w:eastAsia="zh-CN"/>
        </w:rPr>
        <w:t xml:space="preserve">C60 </w:t>
      </w:r>
      <w:r>
        <w:rPr>
          <w:rFonts w:ascii="Times New Roman" w:hAnsi="Times New Roman" w:cs="Times New Roman"/>
          <w:spacing w:val="-4"/>
          <w:lang w:eastAsia="zh-CN"/>
        </w:rPr>
        <w:t>素混凝土圆盘试件进行巴西劈裂</w:t>
      </w:r>
      <w:r>
        <w:rPr>
          <w:rFonts w:ascii="Times New Roman" w:hAnsi="Times New Roman" w:cs="Times New Roman"/>
          <w:spacing w:val="-5"/>
          <w:lang w:eastAsia="zh-CN"/>
        </w:rPr>
        <w:t>试验，同</w:t>
      </w:r>
      <w:r>
        <w:rPr>
          <w:rFonts w:ascii="Times New Roman" w:hAnsi="Times New Roman" w:cs="Times New Roman"/>
          <w:spacing w:val="-1"/>
          <w:lang w:eastAsia="zh-CN"/>
        </w:rPr>
        <w:t>步采集加载全过程的声发射全波形信号，引入梅尔</w:t>
      </w:r>
      <w:r>
        <w:rPr>
          <w:rFonts w:ascii="Times New Roman" w:hAnsi="Times New Roman" w:cs="Times New Roman"/>
          <w:spacing w:val="-2"/>
          <w:lang w:eastAsia="zh-CN"/>
        </w:rPr>
        <w:t>频率倒谱系数（</w:t>
      </w:r>
      <w:r>
        <w:rPr>
          <w:rFonts w:ascii="Times New Roman" w:hAnsi="Times New Roman" w:cs="Times New Roman"/>
          <w:spacing w:val="-2"/>
          <w:lang w:eastAsia="zh-CN"/>
        </w:rPr>
        <w:t>MFCC</w:t>
      </w:r>
      <w:r>
        <w:rPr>
          <w:rFonts w:ascii="Times New Roman" w:hAnsi="Times New Roman" w:cs="Times New Roman"/>
          <w:spacing w:val="-2"/>
          <w:lang w:eastAsia="zh-CN"/>
        </w:rPr>
        <w:t>）进行</w:t>
      </w:r>
      <w:r>
        <w:rPr>
          <w:rFonts w:ascii="Times New Roman" w:hAnsi="Times New Roman" w:cs="Times New Roman"/>
          <w:spacing w:val="-1"/>
          <w:lang w:eastAsia="zh-CN"/>
        </w:rPr>
        <w:t>信号特征提取与分析。研究表明</w:t>
      </w:r>
      <w:r>
        <w:rPr>
          <w:rFonts w:ascii="Times New Roman" w:hAnsi="Times New Roman" w:cs="Times New Roman"/>
          <w:spacing w:val="-1"/>
          <w:lang w:eastAsia="zh-CN"/>
        </w:rPr>
        <w:t xml:space="preserve"> MFCC</w:t>
      </w:r>
      <w:r>
        <w:rPr>
          <w:rFonts w:ascii="Times New Roman" w:hAnsi="Times New Roman" w:cs="Times New Roman"/>
          <w:spacing w:val="49"/>
          <w:lang w:eastAsia="zh-CN"/>
        </w:rPr>
        <w:t xml:space="preserve"> </w:t>
      </w:r>
      <w:r>
        <w:rPr>
          <w:rFonts w:ascii="Times New Roman" w:hAnsi="Times New Roman" w:cs="Times New Roman"/>
          <w:spacing w:val="-1"/>
          <w:lang w:eastAsia="zh-CN"/>
        </w:rPr>
        <w:t>特征能够有效表征混凝土劈裂损</w:t>
      </w:r>
      <w:r>
        <w:rPr>
          <w:rFonts w:ascii="Times New Roman" w:hAnsi="Times New Roman" w:cs="Times New Roman"/>
          <w:spacing w:val="-2"/>
          <w:lang w:eastAsia="zh-CN"/>
        </w:rPr>
        <w:t>伤的声</w:t>
      </w:r>
      <w:r>
        <w:rPr>
          <w:rFonts w:ascii="Times New Roman" w:hAnsi="Times New Roman" w:cs="Times New Roman"/>
          <w:spacing w:val="-6"/>
          <w:lang w:eastAsia="zh-CN"/>
        </w:rPr>
        <w:t>发射信号差异。与传统振铃计数、能量等时域参数相比，</w:t>
      </w:r>
      <w:r>
        <w:rPr>
          <w:rFonts w:ascii="Times New Roman" w:hAnsi="Times New Roman" w:cs="Times New Roman"/>
          <w:spacing w:val="-27"/>
          <w:lang w:eastAsia="zh-CN"/>
        </w:rPr>
        <w:t xml:space="preserve"> </w:t>
      </w:r>
      <w:r>
        <w:rPr>
          <w:rFonts w:ascii="Times New Roman" w:hAnsi="Times New Roman" w:cs="Times New Roman"/>
          <w:spacing w:val="-6"/>
          <w:lang w:eastAsia="zh-CN"/>
        </w:rPr>
        <w:t>MFCC</w:t>
      </w:r>
      <w:r>
        <w:rPr>
          <w:rFonts w:ascii="Times New Roman" w:hAnsi="Times New Roman" w:cs="Times New Roman"/>
          <w:spacing w:val="13"/>
          <w:lang w:eastAsia="zh-CN"/>
        </w:rPr>
        <w:t xml:space="preserve"> </w:t>
      </w:r>
      <w:r>
        <w:rPr>
          <w:rFonts w:ascii="Times New Roman" w:hAnsi="Times New Roman" w:cs="Times New Roman"/>
          <w:spacing w:val="-6"/>
          <w:lang w:eastAsia="zh-CN"/>
        </w:rPr>
        <w:t>从频谱包络层面</w:t>
      </w:r>
      <w:r>
        <w:rPr>
          <w:rFonts w:ascii="Times New Roman" w:hAnsi="Times New Roman" w:cs="Times New Roman"/>
          <w:spacing w:val="2"/>
          <w:lang w:eastAsia="zh-CN"/>
        </w:rPr>
        <w:t>刻画了拉伸裂纹萌生与贯通的过程，其参数波动</w:t>
      </w:r>
      <w:r>
        <w:rPr>
          <w:rFonts w:ascii="Times New Roman" w:hAnsi="Times New Roman" w:cs="Times New Roman"/>
          <w:spacing w:val="1"/>
          <w:lang w:eastAsia="zh-CN"/>
        </w:rPr>
        <w:t>与荷载</w:t>
      </w:r>
      <w:r>
        <w:rPr>
          <w:rFonts w:ascii="Times New Roman" w:hAnsi="Times New Roman" w:cs="Times New Roman"/>
          <w:spacing w:val="1"/>
          <w:lang w:eastAsia="zh-CN"/>
        </w:rPr>
        <w:t>-</w:t>
      </w:r>
      <w:r>
        <w:rPr>
          <w:rFonts w:ascii="Times New Roman" w:hAnsi="Times New Roman" w:cs="Times New Roman"/>
          <w:spacing w:val="1"/>
          <w:lang w:eastAsia="zh-CN"/>
        </w:rPr>
        <w:t>位移曲线具有良好的一</w:t>
      </w:r>
      <w:r>
        <w:rPr>
          <w:rFonts w:ascii="Times New Roman" w:hAnsi="Times New Roman" w:cs="Times New Roman"/>
          <w:spacing w:val="-5"/>
          <w:lang w:eastAsia="zh-CN"/>
        </w:rPr>
        <w:t>致性。在临近峰值荷载时，</w:t>
      </w:r>
      <w:r>
        <w:rPr>
          <w:rFonts w:ascii="Times New Roman" w:hAnsi="Times New Roman" w:cs="Times New Roman"/>
          <w:spacing w:val="-28"/>
          <w:lang w:eastAsia="zh-CN"/>
        </w:rPr>
        <w:t xml:space="preserve"> </w:t>
      </w:r>
      <w:r>
        <w:rPr>
          <w:rFonts w:ascii="Times New Roman" w:hAnsi="Times New Roman" w:cs="Times New Roman"/>
          <w:spacing w:val="-5"/>
          <w:lang w:eastAsia="zh-CN"/>
        </w:rPr>
        <w:t xml:space="preserve">MFCC </w:t>
      </w:r>
      <w:r>
        <w:rPr>
          <w:rFonts w:ascii="Times New Roman" w:hAnsi="Times New Roman" w:cs="Times New Roman"/>
          <w:spacing w:val="-5"/>
          <w:lang w:eastAsia="zh-CN"/>
        </w:rPr>
        <w:t>呈现明</w:t>
      </w:r>
      <w:r>
        <w:rPr>
          <w:rFonts w:ascii="Times New Roman" w:hAnsi="Times New Roman" w:cs="Times New Roman"/>
          <w:spacing w:val="-6"/>
          <w:lang w:eastAsia="zh-CN"/>
        </w:rPr>
        <w:t>显的周期性剧烈波动，可作为试件失稳</w:t>
      </w:r>
      <w:r>
        <w:rPr>
          <w:rFonts w:ascii="Times New Roman" w:hAnsi="Times New Roman" w:cs="Times New Roman"/>
          <w:spacing w:val="-3"/>
          <w:lang w:eastAsia="zh-CN"/>
        </w:rPr>
        <w:t>破坏的前兆特征。本文为声发射技术在混凝土拉伸损伤监测中的应用提供了一种基于全波形频谱分析的新途径。</w:t>
      </w:r>
    </w:p>
    <w:p w14:paraId="38E27EEF" w14:textId="77777777" w:rsidR="00F911F4" w:rsidRDefault="00000000">
      <w:pPr>
        <w:pStyle w:val="a3"/>
        <w:spacing w:before="1" w:line="242" w:lineRule="auto"/>
        <w:ind w:left="23" w:right="20" w:firstLine="9"/>
        <w:rPr>
          <w:rFonts w:ascii="Times New Roman" w:hAnsi="Times New Roman" w:cs="Times New Roman"/>
          <w:lang w:eastAsia="zh-CN"/>
        </w:rPr>
      </w:pPr>
      <w:r>
        <w:rPr>
          <w:rFonts w:ascii="Times New Roman" w:hAnsi="Times New Roman" w:cs="Times New Roman"/>
          <w:lang w:eastAsia="zh-CN"/>
        </w:rPr>
        <w:t>关键词：</w:t>
      </w:r>
      <w:r>
        <w:rPr>
          <w:rFonts w:ascii="Times New Roman" w:hAnsi="Times New Roman" w:cs="Times New Roman"/>
          <w:lang w:eastAsia="zh-CN"/>
        </w:rPr>
        <w:t xml:space="preserve"> </w:t>
      </w:r>
      <w:r>
        <w:rPr>
          <w:rFonts w:ascii="Times New Roman" w:hAnsi="Times New Roman" w:cs="Times New Roman"/>
          <w:lang w:eastAsia="zh-CN"/>
        </w:rPr>
        <w:t>混凝土；巴西劈裂；声发射；梅尔频率倒谱系数；损伤监测；拉伸破坏</w:t>
      </w:r>
    </w:p>
    <w:p w14:paraId="642C7947" w14:textId="77777777" w:rsidR="00F911F4" w:rsidRDefault="00000000">
      <w:pPr>
        <w:spacing w:before="171" w:line="234" w:lineRule="auto"/>
        <w:ind w:left="34"/>
        <w:outlineLvl w:val="0"/>
        <w:rPr>
          <w:rFonts w:ascii="Times New Roman" w:eastAsia="宋体" w:hAnsi="Times New Roman" w:cs="Times New Roman"/>
          <w:sz w:val="30"/>
          <w:szCs w:val="30"/>
          <w:lang w:eastAsia="zh-CN"/>
        </w:rPr>
      </w:pPr>
      <w:r>
        <w:rPr>
          <w:rFonts w:ascii="Times New Roman" w:eastAsia="宋体" w:hAnsi="Times New Roman" w:cs="Times New Roman"/>
          <w:b/>
          <w:bCs/>
          <w:spacing w:val="-11"/>
          <w:sz w:val="30"/>
          <w:szCs w:val="30"/>
          <w:lang w:eastAsia="zh-CN"/>
        </w:rPr>
        <w:t>1.</w:t>
      </w:r>
      <w:r>
        <w:rPr>
          <w:rFonts w:ascii="Times New Roman" w:eastAsia="宋体" w:hAnsi="Times New Roman" w:cs="Times New Roman"/>
          <w:b/>
          <w:bCs/>
          <w:spacing w:val="18"/>
          <w:sz w:val="30"/>
          <w:szCs w:val="30"/>
          <w:lang w:eastAsia="zh-CN"/>
        </w:rPr>
        <w:t xml:space="preserve">  </w:t>
      </w:r>
      <w:r>
        <w:rPr>
          <w:rFonts w:ascii="Times New Roman" w:eastAsia="宋体" w:hAnsi="Times New Roman" w:cs="Times New Roman"/>
          <w:b/>
          <w:bCs/>
          <w:spacing w:val="-11"/>
          <w:sz w:val="30"/>
          <w:szCs w:val="30"/>
          <w:lang w:eastAsia="zh-CN"/>
        </w:rPr>
        <w:t>引言</w:t>
      </w:r>
    </w:p>
    <w:p w14:paraId="19358C8F" w14:textId="77777777" w:rsidR="00F911F4" w:rsidRDefault="00000000">
      <w:pPr>
        <w:pStyle w:val="a3"/>
        <w:spacing w:before="135" w:line="274" w:lineRule="auto"/>
        <w:ind w:left="21" w:right="239" w:firstLine="423"/>
        <w:jc w:val="both"/>
        <w:rPr>
          <w:rFonts w:ascii="Times New Roman" w:hAnsi="Times New Roman" w:cs="Times New Roman"/>
          <w:spacing w:val="-1"/>
          <w:sz w:val="21"/>
          <w:szCs w:val="21"/>
          <w:lang w:eastAsia="zh-CN"/>
        </w:rPr>
      </w:pPr>
      <w:r>
        <w:rPr>
          <w:rFonts w:ascii="Times New Roman" w:hAnsi="Times New Roman" w:cs="Times New Roman"/>
          <w:sz w:val="21"/>
          <w:szCs w:val="21"/>
          <w:lang w:eastAsia="zh-CN"/>
        </w:rPr>
        <w:t>混凝土材料抗压强度高而抗拉强度低，其拉伸性能往往决定着</w:t>
      </w:r>
      <w:r>
        <w:rPr>
          <w:rFonts w:ascii="Times New Roman" w:hAnsi="Times New Roman" w:cs="Times New Roman"/>
          <w:spacing w:val="-1"/>
          <w:sz w:val="21"/>
          <w:szCs w:val="21"/>
          <w:lang w:eastAsia="zh-CN"/>
        </w:rPr>
        <w:t>结构裂缝的产生与发展。</w:t>
      </w:r>
      <w:r>
        <w:rPr>
          <w:rFonts w:ascii="Times New Roman" w:hAnsi="Times New Roman" w:cs="Times New Roman"/>
          <w:spacing w:val="-5"/>
          <w:sz w:val="21"/>
          <w:szCs w:val="21"/>
          <w:lang w:eastAsia="zh-CN"/>
        </w:rPr>
        <w:t>在实际工程中，直接测定混凝土的抗拉强度较为困难，巴西劈裂试验</w:t>
      </w:r>
      <w:r>
        <w:rPr>
          <w:rFonts w:ascii="Times New Roman" w:hAnsi="Times New Roman" w:cs="Times New Roman"/>
          <w:spacing w:val="-7"/>
          <w:sz w:val="21"/>
          <w:szCs w:val="21"/>
          <w:lang w:eastAsia="zh-CN"/>
        </w:rPr>
        <w:t>因其试件制备简单、操作方便，被广泛用于间接</w:t>
      </w:r>
      <w:r>
        <w:rPr>
          <w:rFonts w:ascii="Times New Roman" w:hAnsi="Times New Roman" w:cs="Times New Roman"/>
          <w:spacing w:val="-8"/>
          <w:sz w:val="21"/>
          <w:szCs w:val="21"/>
          <w:lang w:eastAsia="zh-CN"/>
        </w:rPr>
        <w:t>评价混凝土的拉伸性能。在劈裂荷载作用下，</w:t>
      </w:r>
      <w:r>
        <w:rPr>
          <w:rFonts w:ascii="Times New Roman" w:hAnsi="Times New Roman" w:cs="Times New Roman"/>
          <w:spacing w:val="-2"/>
          <w:sz w:val="21"/>
          <w:szCs w:val="21"/>
          <w:lang w:eastAsia="zh-CN"/>
        </w:rPr>
        <w:t>圆盘试件沿加载直径方向产生均匀的横向拉应力，当</w:t>
      </w:r>
      <w:r>
        <w:rPr>
          <w:rFonts w:ascii="Times New Roman" w:hAnsi="Times New Roman" w:cs="Times New Roman"/>
          <w:spacing w:val="-3"/>
          <w:sz w:val="21"/>
          <w:szCs w:val="21"/>
          <w:lang w:eastAsia="zh-CN"/>
        </w:rPr>
        <w:t>拉应力超过混凝土的抗拉强度时，试件</w:t>
      </w:r>
      <w:r>
        <w:rPr>
          <w:rFonts w:ascii="Times New Roman" w:hAnsi="Times New Roman" w:cs="Times New Roman"/>
          <w:sz w:val="21"/>
          <w:szCs w:val="21"/>
          <w:lang w:eastAsia="zh-CN"/>
        </w:rPr>
        <w:t>发生拉伸破坏。声发射技术能够实时捕捉材料内部微裂纹萌生与扩展过程</w:t>
      </w:r>
      <w:r>
        <w:rPr>
          <w:rFonts w:ascii="Times New Roman" w:hAnsi="Times New Roman" w:cs="Times New Roman"/>
          <w:spacing w:val="-1"/>
          <w:sz w:val="21"/>
          <w:szCs w:val="21"/>
          <w:lang w:eastAsia="zh-CN"/>
        </w:rPr>
        <w:t>中释放的弹性波，</w:t>
      </w:r>
      <w:r>
        <w:rPr>
          <w:rFonts w:ascii="Times New Roman" w:hAnsi="Times New Roman" w:cs="Times New Roman"/>
          <w:spacing w:val="-2"/>
          <w:sz w:val="21"/>
          <w:szCs w:val="21"/>
          <w:lang w:eastAsia="zh-CN"/>
        </w:rPr>
        <w:t>已被广泛应用于混凝土损伤监测。大量研究表明，混凝</w:t>
      </w:r>
      <w:r>
        <w:rPr>
          <w:rFonts w:ascii="Times New Roman" w:hAnsi="Times New Roman" w:cs="Times New Roman"/>
          <w:spacing w:val="-3"/>
          <w:sz w:val="21"/>
          <w:szCs w:val="21"/>
          <w:lang w:eastAsia="zh-CN"/>
        </w:rPr>
        <w:t>土断裂过程中始终伴有声发射信号的</w:t>
      </w:r>
      <w:r>
        <w:rPr>
          <w:rFonts w:ascii="Times New Roman" w:hAnsi="Times New Roman" w:cs="Times New Roman"/>
          <w:spacing w:val="-2"/>
          <w:sz w:val="21"/>
          <w:szCs w:val="21"/>
          <w:lang w:eastAsia="zh-CN"/>
        </w:rPr>
        <w:t>产生。然而混凝土材料的不均匀性导致声发射</w:t>
      </w:r>
      <w:r>
        <w:rPr>
          <w:rFonts w:ascii="Times New Roman" w:hAnsi="Times New Roman" w:cs="Times New Roman"/>
          <w:spacing w:val="-3"/>
          <w:sz w:val="21"/>
          <w:szCs w:val="21"/>
          <w:lang w:eastAsia="zh-CN"/>
        </w:rPr>
        <w:t>信号呈现显著的随机性和非平稳性，如何从</w:t>
      </w:r>
      <w:r>
        <w:rPr>
          <w:rFonts w:ascii="Times New Roman" w:hAnsi="Times New Roman" w:cs="Times New Roman"/>
          <w:sz w:val="21"/>
          <w:szCs w:val="21"/>
          <w:lang w:eastAsia="zh-CN"/>
        </w:rPr>
        <w:t>复杂的声发射信号中有效提取损伤特征，仍是该领域的研究重难</w:t>
      </w:r>
      <w:r>
        <w:rPr>
          <w:rFonts w:ascii="Times New Roman" w:hAnsi="Times New Roman" w:cs="Times New Roman"/>
          <w:spacing w:val="-1"/>
          <w:sz w:val="21"/>
          <w:szCs w:val="21"/>
          <w:lang w:eastAsia="zh-CN"/>
        </w:rPr>
        <w:t>点。</w:t>
      </w:r>
    </w:p>
    <w:p w14:paraId="365E15C7" w14:textId="77777777" w:rsidR="00F911F4" w:rsidRDefault="00000000">
      <w:pPr>
        <w:pStyle w:val="a3"/>
        <w:spacing w:before="135" w:line="274" w:lineRule="auto"/>
        <w:ind w:left="21" w:right="239" w:firstLine="423"/>
        <w:jc w:val="both"/>
        <w:rPr>
          <w:rFonts w:ascii="Times New Roman" w:hAnsi="Times New Roman" w:cs="Times New Roman"/>
          <w:spacing w:val="-3"/>
          <w:sz w:val="21"/>
          <w:szCs w:val="21"/>
          <w:lang w:eastAsia="zh-CN"/>
        </w:rPr>
      </w:pPr>
      <w:r>
        <w:rPr>
          <w:rFonts w:ascii="Times New Roman" w:hAnsi="Times New Roman" w:cs="Times New Roman" w:hint="eastAsia"/>
          <w:spacing w:val="-3"/>
          <w:sz w:val="21"/>
          <w:szCs w:val="21"/>
          <w:lang w:eastAsia="zh-CN"/>
        </w:rPr>
        <w:t>混凝土材料的局部变形或损伤会产生声发射信号，传感器捕获这些应力波信号并将其转换为电信号，随后通过分析信号的特征参数和波形，可以评估材料的损伤程度。</w:t>
      </w:r>
      <w:r>
        <w:rPr>
          <w:rFonts w:ascii="Times New Roman" w:hAnsi="Times New Roman" w:cs="Times New Roman"/>
          <w:color w:val="auto"/>
          <w:spacing w:val="-3"/>
          <w:sz w:val="21"/>
          <w:szCs w:val="21"/>
          <w:shd w:val="pct15" w:color="auto" w:fill="FFFFFF"/>
          <w:lang w:eastAsia="zh-CN"/>
        </w:rPr>
        <w:t>Nuhamin E</w:t>
      </w:r>
      <w:r>
        <w:rPr>
          <w:rFonts w:ascii="Times New Roman" w:hAnsi="Times New Roman" w:cs="Times New Roman" w:hint="eastAsia"/>
          <w:color w:val="auto"/>
          <w:spacing w:val="-3"/>
          <w:sz w:val="21"/>
          <w:szCs w:val="21"/>
          <w:shd w:val="pct15" w:color="auto" w:fill="FFFFFF"/>
          <w:lang w:eastAsia="zh-CN"/>
        </w:rPr>
        <w:t>.</w:t>
      </w:r>
      <w:r>
        <w:rPr>
          <w:rFonts w:ascii="Times New Roman" w:hAnsi="Times New Roman" w:cs="Times New Roman"/>
          <w:color w:val="auto"/>
          <w:spacing w:val="-3"/>
          <w:sz w:val="21"/>
          <w:szCs w:val="21"/>
          <w:shd w:val="pct15" w:color="auto" w:fill="FFFFFF"/>
          <w:lang w:eastAsia="zh-CN"/>
        </w:rPr>
        <w:t>D</w:t>
      </w:r>
      <w:r>
        <w:rPr>
          <w:rFonts w:ascii="Times New Roman" w:hAnsi="Times New Roman" w:cs="Times New Roman" w:hint="eastAsia"/>
          <w:spacing w:val="-3"/>
          <w:sz w:val="21"/>
          <w:szCs w:val="21"/>
          <w:lang w:eastAsia="zh-CN"/>
        </w:rPr>
        <w:t xml:space="preserve"> </w:t>
      </w:r>
      <w:r>
        <w:rPr>
          <w:rFonts w:ascii="Times New Roman" w:hAnsi="Times New Roman" w:cs="Times New Roman" w:hint="eastAsia"/>
          <w:spacing w:val="-3"/>
          <w:sz w:val="21"/>
          <w:szCs w:val="21"/>
          <w:lang w:eastAsia="zh-CN"/>
        </w:rPr>
        <w:t>等对比直接拉伸、摩擦与巴西劈裂试验下的声发射信号，研究劈裂断裂过程中主频变化规律，证实了</w:t>
      </w:r>
      <w:r>
        <w:rPr>
          <w:rFonts w:ascii="Times New Roman" w:hAnsi="Times New Roman" w:cs="Times New Roman"/>
          <w:spacing w:val="-3"/>
          <w:sz w:val="21"/>
          <w:szCs w:val="21"/>
          <w:lang w:eastAsia="zh-CN"/>
        </w:rPr>
        <w:t>RA-AF</w:t>
      </w:r>
      <w:r>
        <w:rPr>
          <w:rFonts w:ascii="Times New Roman" w:hAnsi="Times New Roman" w:cs="Times New Roman" w:hint="eastAsia"/>
          <w:spacing w:val="-3"/>
          <w:sz w:val="21"/>
          <w:szCs w:val="21"/>
          <w:lang w:eastAsia="zh-CN"/>
        </w:rPr>
        <w:t>分析与</w:t>
      </w:r>
      <w:r>
        <w:rPr>
          <w:rFonts w:ascii="Times New Roman" w:hAnsi="Times New Roman" w:cs="Times New Roman"/>
          <w:spacing w:val="-3"/>
          <w:sz w:val="21"/>
          <w:szCs w:val="21"/>
          <w:lang w:eastAsia="zh-CN"/>
        </w:rPr>
        <w:t>SiGMA</w:t>
      </w:r>
      <w:r>
        <w:rPr>
          <w:rFonts w:ascii="Times New Roman" w:hAnsi="Times New Roman" w:cs="Times New Roman" w:hint="eastAsia"/>
          <w:spacing w:val="-3"/>
          <w:sz w:val="21"/>
          <w:szCs w:val="21"/>
          <w:lang w:eastAsia="zh-CN"/>
        </w:rPr>
        <w:t>矩张量在判别拉伸和剪切裂纹的有效性；</w:t>
      </w:r>
      <w:r>
        <w:rPr>
          <w:rFonts w:ascii="Times New Roman" w:hAnsi="Times New Roman" w:cs="Times New Roman" w:hint="eastAsia"/>
          <w:spacing w:val="-3"/>
          <w:sz w:val="21"/>
          <w:szCs w:val="21"/>
          <w:shd w:val="pct15" w:color="auto" w:fill="FFFFFF"/>
          <w:lang w:eastAsia="zh-CN"/>
        </w:rPr>
        <w:t>吴青云等</w:t>
      </w:r>
      <w:r>
        <w:rPr>
          <w:rFonts w:ascii="Times New Roman" w:hAnsi="Times New Roman" w:cs="Times New Roman" w:hint="eastAsia"/>
          <w:spacing w:val="-3"/>
          <w:sz w:val="21"/>
          <w:szCs w:val="21"/>
          <w:lang w:eastAsia="zh-CN"/>
        </w:rPr>
        <w:t>研究混凝土梁在三点弯曲加载下的声发射信号，结合峰值频率与信号响应将加载过程划分为</w:t>
      </w:r>
      <w:r>
        <w:rPr>
          <w:rFonts w:ascii="Times New Roman" w:hAnsi="Times New Roman" w:cs="Times New Roman"/>
          <w:spacing w:val="-3"/>
          <w:sz w:val="21"/>
          <w:szCs w:val="21"/>
          <w:lang w:eastAsia="zh-CN"/>
        </w:rPr>
        <w:t>4</w:t>
      </w:r>
      <w:r>
        <w:rPr>
          <w:rFonts w:ascii="Times New Roman" w:hAnsi="Times New Roman" w:cs="Times New Roman" w:hint="eastAsia"/>
          <w:spacing w:val="-3"/>
          <w:sz w:val="21"/>
          <w:szCs w:val="21"/>
          <w:lang w:eastAsia="zh-CN"/>
        </w:rPr>
        <w:t>个阶段，证明了其用于损伤预警的可行性；</w:t>
      </w:r>
      <w:r>
        <w:rPr>
          <w:rFonts w:ascii="Times New Roman" w:hAnsi="Times New Roman" w:cs="Times New Roman" w:hint="eastAsia"/>
          <w:spacing w:val="-3"/>
          <w:sz w:val="21"/>
          <w:szCs w:val="21"/>
          <w:shd w:val="pct15" w:color="auto" w:fill="FFFFFF"/>
          <w:lang w:eastAsia="zh-CN"/>
        </w:rPr>
        <w:t>孔繁强</w:t>
      </w:r>
      <w:r>
        <w:rPr>
          <w:rFonts w:ascii="Times New Roman" w:hAnsi="Times New Roman" w:cs="Times New Roman" w:hint="eastAsia"/>
          <w:spacing w:val="-3"/>
          <w:sz w:val="21"/>
          <w:szCs w:val="21"/>
          <w:lang w:eastAsia="zh-CN"/>
        </w:rPr>
        <w:t>通过分析钢筋混凝土梁在性能退化过程中声发射信号的变化，实现对结构内部钢筋损伤和宏观裂缝扩展的评估；</w:t>
      </w:r>
      <w:r>
        <w:rPr>
          <w:rFonts w:ascii="Times New Roman" w:hAnsi="Times New Roman" w:cs="Times New Roman" w:hint="eastAsia"/>
          <w:spacing w:val="-3"/>
          <w:sz w:val="21"/>
          <w:szCs w:val="21"/>
          <w:shd w:val="pct15" w:color="auto" w:fill="FFFFFF"/>
          <w:lang w:eastAsia="zh-CN"/>
        </w:rPr>
        <w:t>王强</w:t>
      </w:r>
      <w:r>
        <w:rPr>
          <w:rFonts w:ascii="Times New Roman" w:hAnsi="Times New Roman" w:cs="Times New Roman" w:hint="eastAsia"/>
          <w:spacing w:val="-3"/>
          <w:sz w:val="21"/>
          <w:szCs w:val="21"/>
          <w:lang w:eastAsia="zh-CN"/>
        </w:rPr>
        <w:t>等通过声发射技术揭示普通及纤维混凝土在不同高温受压破坏下的损伤演化机制，利用信号定量分析证实纤维对高温初始损伤的抑制作用；</w:t>
      </w:r>
      <w:r>
        <w:rPr>
          <w:rFonts w:ascii="Times New Roman" w:hAnsi="Times New Roman" w:cs="Times New Roman" w:hint="eastAsia"/>
          <w:spacing w:val="-3"/>
          <w:sz w:val="21"/>
          <w:szCs w:val="21"/>
          <w:shd w:val="pct15" w:color="auto" w:fill="FFFFFF"/>
          <w:lang w:eastAsia="zh-CN"/>
        </w:rPr>
        <w:t>唐茂刚等</w:t>
      </w:r>
      <w:r>
        <w:rPr>
          <w:rFonts w:ascii="Times New Roman" w:hAnsi="Times New Roman" w:cs="Times New Roman" w:hint="eastAsia"/>
          <w:spacing w:val="-3"/>
          <w:sz w:val="21"/>
          <w:szCs w:val="21"/>
          <w:lang w:eastAsia="zh-CN"/>
        </w:rPr>
        <w:t>开展不同养护龄期下堆石混凝土的劈裂抗拉试验，发现声发射累计振铃计数与能量在失稳阶段发生显著突变，且高幅值事件在空间和数量上与块石破坏相互对应；</w:t>
      </w:r>
      <w:r>
        <w:rPr>
          <w:rFonts w:ascii="Times New Roman" w:hAnsi="Times New Roman" w:cs="Times New Roman" w:hint="eastAsia"/>
          <w:spacing w:val="-3"/>
          <w:sz w:val="21"/>
          <w:szCs w:val="21"/>
          <w:shd w:val="pct15" w:color="auto" w:fill="FFFFFF"/>
          <w:lang w:eastAsia="zh-CN"/>
        </w:rPr>
        <w:t>覃源等</w:t>
      </w:r>
      <w:r>
        <w:rPr>
          <w:rFonts w:ascii="Times New Roman" w:hAnsi="Times New Roman" w:cs="Times New Roman" w:hint="eastAsia"/>
          <w:spacing w:val="-3"/>
          <w:sz w:val="21"/>
          <w:szCs w:val="21"/>
          <w:lang w:eastAsia="zh-CN"/>
        </w:rPr>
        <w:t>将声发射技术与</w:t>
      </w:r>
      <w:r>
        <w:rPr>
          <w:rFonts w:ascii="Times New Roman" w:hAnsi="Times New Roman" w:cs="Times New Roman"/>
          <w:spacing w:val="-3"/>
          <w:sz w:val="21"/>
          <w:szCs w:val="21"/>
          <w:lang w:eastAsia="zh-CN"/>
        </w:rPr>
        <w:t>DIC</w:t>
      </w:r>
      <w:r>
        <w:rPr>
          <w:rFonts w:ascii="Times New Roman" w:hAnsi="Times New Roman" w:cs="Times New Roman" w:hint="eastAsia"/>
          <w:spacing w:val="-3"/>
          <w:sz w:val="21"/>
          <w:szCs w:val="21"/>
          <w:lang w:eastAsia="zh-CN"/>
        </w:rPr>
        <w:t>技术相结合，通过内部微裂纹与表面全场应变的同步记录，划分了纤维混凝土单轴受压的断裂阶段并建立了定量损伤模型；</w:t>
      </w:r>
      <w:r>
        <w:rPr>
          <w:rFonts w:ascii="Times New Roman" w:hAnsi="Times New Roman" w:cs="Times New Roman" w:hint="eastAsia"/>
          <w:spacing w:val="-3"/>
          <w:sz w:val="21"/>
          <w:szCs w:val="21"/>
          <w:shd w:val="pct15" w:color="auto" w:fill="FFFFFF"/>
          <w:lang w:eastAsia="zh-CN"/>
        </w:rPr>
        <w:t>姜伟</w:t>
      </w:r>
      <w:r>
        <w:rPr>
          <w:rFonts w:ascii="Times New Roman" w:hAnsi="Times New Roman" w:cs="Times New Roman" w:hint="eastAsia"/>
          <w:spacing w:val="-3"/>
          <w:sz w:val="21"/>
          <w:szCs w:val="21"/>
          <w:lang w:eastAsia="zh-CN"/>
        </w:rPr>
        <w:t>在大体积混凝土重力坝服役监测中，融合声发射技术建立了裂缝动态监测与预警体系，为工程加固修复提供了参考。然而上述研究中普遍采用</w:t>
      </w:r>
      <w:r>
        <w:rPr>
          <w:rFonts w:ascii="Times New Roman" w:hAnsi="Times New Roman" w:cs="Times New Roman" w:hint="eastAsia"/>
          <w:spacing w:val="-3"/>
          <w:sz w:val="21"/>
          <w:szCs w:val="21"/>
          <w:lang w:eastAsia="zh-CN"/>
        </w:rPr>
        <w:lastRenderedPageBreak/>
        <w:t>的传统时域统计参数，在捕捉复杂的微裂纹全波形非线性频谱包络演化方面仍存在局限，难以充分满足现代结构健康监测对高保真损伤识别与智能预警的需求。</w:t>
      </w:r>
    </w:p>
    <w:p w14:paraId="5276463D" w14:textId="77777777" w:rsidR="00F911F4" w:rsidRDefault="00000000">
      <w:pPr>
        <w:pStyle w:val="a3"/>
        <w:spacing w:before="135" w:line="274" w:lineRule="auto"/>
        <w:ind w:left="21" w:right="239" w:firstLine="423"/>
        <w:jc w:val="both"/>
        <w:rPr>
          <w:rFonts w:ascii="Times New Roman" w:hAnsi="Times New Roman" w:cs="Times New Roman"/>
          <w:spacing w:val="-3"/>
          <w:sz w:val="21"/>
          <w:szCs w:val="21"/>
          <w:lang w:eastAsia="zh-CN"/>
        </w:rPr>
      </w:pPr>
      <w:r>
        <w:rPr>
          <w:rFonts w:ascii="Times New Roman" w:hAnsi="Times New Roman" w:cs="Times New Roman"/>
          <w:spacing w:val="-3"/>
          <w:sz w:val="21"/>
          <w:szCs w:val="21"/>
          <w:lang w:eastAsia="zh-CN"/>
        </w:rPr>
        <w:t>针对非平稳声学与振动信号的时频特征提取难题，梅尔频率倒谱系数（</w:t>
      </w:r>
      <w:r>
        <w:rPr>
          <w:rFonts w:ascii="Times New Roman" w:hAnsi="Times New Roman" w:cs="Times New Roman"/>
          <w:spacing w:val="-3"/>
          <w:sz w:val="21"/>
          <w:szCs w:val="21"/>
          <w:lang w:eastAsia="zh-CN"/>
        </w:rPr>
        <w:t>MFCC</w:t>
      </w:r>
      <w:r>
        <w:rPr>
          <w:rFonts w:ascii="Times New Roman" w:hAnsi="Times New Roman" w:cs="Times New Roman"/>
          <w:spacing w:val="-3"/>
          <w:sz w:val="21"/>
          <w:szCs w:val="21"/>
          <w:lang w:eastAsia="zh-CN"/>
        </w:rPr>
        <w:t>）作为一种模拟人类听觉非线性感知特性的时频分析方法，展现出了优异的表征能力。</w:t>
      </w:r>
      <w:r>
        <w:rPr>
          <w:rFonts w:ascii="Times New Roman" w:hAnsi="Times New Roman" w:cs="Times New Roman"/>
          <w:spacing w:val="-3"/>
          <w:sz w:val="21"/>
          <w:szCs w:val="21"/>
          <w:lang w:eastAsia="zh-CN"/>
        </w:rPr>
        <w:t xml:space="preserve">MFCC </w:t>
      </w:r>
      <w:r>
        <w:rPr>
          <w:rFonts w:ascii="Times New Roman" w:hAnsi="Times New Roman" w:cs="Times New Roman"/>
          <w:spacing w:val="-3"/>
          <w:sz w:val="21"/>
          <w:szCs w:val="21"/>
          <w:lang w:eastAsia="zh-CN"/>
        </w:rPr>
        <w:t>在低频段具有高线性分辨率，在高频段通过对数压缩平滑高频噪声干扰，能够自适应表征宽带信号的整体谱能量包络。近年来，</w:t>
      </w:r>
      <w:r>
        <w:rPr>
          <w:rFonts w:ascii="Times New Roman" w:hAnsi="Times New Roman" w:cs="Times New Roman"/>
          <w:spacing w:val="-3"/>
          <w:sz w:val="21"/>
          <w:szCs w:val="21"/>
          <w:lang w:eastAsia="zh-CN"/>
        </w:rPr>
        <w:t xml:space="preserve">MFCC </w:t>
      </w:r>
      <w:r>
        <w:rPr>
          <w:rFonts w:ascii="Times New Roman" w:hAnsi="Times New Roman" w:cs="Times New Roman"/>
          <w:spacing w:val="-3"/>
          <w:sz w:val="21"/>
          <w:szCs w:val="21"/>
          <w:lang w:eastAsia="zh-CN"/>
        </w:rPr>
        <w:t>与全波形时频分析方法</w:t>
      </w:r>
      <w:r>
        <w:rPr>
          <w:rFonts w:ascii="Times New Roman" w:hAnsi="Times New Roman" w:cs="Times New Roman" w:hint="eastAsia"/>
          <w:spacing w:val="-3"/>
          <w:sz w:val="21"/>
          <w:szCs w:val="21"/>
          <w:lang w:eastAsia="zh-CN"/>
        </w:rPr>
        <w:t>从人声识别领域</w:t>
      </w:r>
      <w:r>
        <w:rPr>
          <w:rFonts w:ascii="Times New Roman" w:hAnsi="Times New Roman" w:cs="Times New Roman"/>
          <w:spacing w:val="-3"/>
          <w:sz w:val="21"/>
          <w:szCs w:val="21"/>
          <w:lang w:eastAsia="zh-CN"/>
        </w:rPr>
        <w:t>已被逐步拓展</w:t>
      </w:r>
      <w:r>
        <w:rPr>
          <w:rFonts w:ascii="Times New Roman" w:hAnsi="Times New Roman" w:cs="Times New Roman" w:hint="eastAsia"/>
          <w:spacing w:val="-3"/>
          <w:sz w:val="21"/>
          <w:szCs w:val="21"/>
          <w:lang w:eastAsia="zh-CN"/>
        </w:rPr>
        <w:t>至材料或结构</w:t>
      </w:r>
      <w:r>
        <w:rPr>
          <w:rFonts w:ascii="Times New Roman" w:hAnsi="Times New Roman" w:cs="Times New Roman"/>
          <w:spacing w:val="-3"/>
          <w:sz w:val="21"/>
          <w:szCs w:val="21"/>
          <w:lang w:eastAsia="zh-CN"/>
        </w:rPr>
        <w:t>健康监测领域。</w:t>
      </w:r>
      <w:r>
        <w:rPr>
          <w:rFonts w:ascii="Times New Roman" w:hAnsi="Times New Roman" w:cs="Times New Roman"/>
          <w:spacing w:val="-3"/>
          <w:sz w:val="21"/>
          <w:szCs w:val="21"/>
          <w:shd w:val="pct15" w:color="auto" w:fill="FFFFFF"/>
          <w:lang w:eastAsia="zh-CN"/>
        </w:rPr>
        <w:t>Fei Gao</w:t>
      </w:r>
      <w:r>
        <w:rPr>
          <w:rFonts w:ascii="Times New Roman" w:hAnsi="Times New Roman" w:cs="Times New Roman"/>
          <w:spacing w:val="-3"/>
          <w:sz w:val="21"/>
          <w:szCs w:val="21"/>
          <w:lang w:eastAsia="zh-CN"/>
        </w:rPr>
        <w:t xml:space="preserve"> </w:t>
      </w:r>
      <w:r>
        <w:rPr>
          <w:rFonts w:ascii="Times New Roman" w:hAnsi="Times New Roman" w:cs="Times New Roman"/>
          <w:spacing w:val="-3"/>
          <w:sz w:val="21"/>
          <w:szCs w:val="21"/>
          <w:lang w:eastAsia="zh-CN"/>
        </w:rPr>
        <w:t>等</w:t>
      </w:r>
      <w:r>
        <w:rPr>
          <w:rFonts w:ascii="Times New Roman" w:hAnsi="Times New Roman" w:cs="Times New Roman" w:hint="eastAsia"/>
          <w:spacing w:val="-3"/>
          <w:sz w:val="21"/>
          <w:szCs w:val="21"/>
          <w:lang w:eastAsia="zh-CN"/>
        </w:rPr>
        <w:t>利用声发射技术监测电弧增材制造中的缺陷，</w:t>
      </w:r>
      <w:r>
        <w:rPr>
          <w:rFonts w:ascii="Times New Roman" w:hAnsi="Times New Roman" w:cs="Times New Roman"/>
          <w:spacing w:val="-3"/>
          <w:sz w:val="21"/>
          <w:szCs w:val="21"/>
          <w:lang w:eastAsia="zh-CN"/>
        </w:rPr>
        <w:t>利用梅尔谱图有效抑制了制造监测中的强电弧高频噪声，提取了高保真的微缺陷特征；</w:t>
      </w:r>
      <w:r>
        <w:rPr>
          <w:rFonts w:ascii="Times New Roman" w:hAnsi="Times New Roman" w:cs="Times New Roman"/>
          <w:spacing w:val="-3"/>
          <w:sz w:val="21"/>
          <w:szCs w:val="21"/>
          <w:shd w:val="pct15" w:color="auto" w:fill="FFFFFF"/>
          <w:lang w:eastAsia="zh-CN"/>
        </w:rPr>
        <w:t xml:space="preserve">Sasan Farhadi </w:t>
      </w:r>
      <w:r>
        <w:rPr>
          <w:rFonts w:ascii="Times New Roman" w:hAnsi="Times New Roman" w:cs="Times New Roman"/>
          <w:spacing w:val="-3"/>
          <w:sz w:val="21"/>
          <w:szCs w:val="21"/>
          <w:lang w:eastAsia="zh-CN"/>
        </w:rPr>
        <w:t>等将</w:t>
      </w:r>
      <w:r>
        <w:rPr>
          <w:rFonts w:ascii="Times New Roman" w:hAnsi="Times New Roman" w:cs="Times New Roman"/>
          <w:spacing w:val="-3"/>
          <w:sz w:val="21"/>
          <w:szCs w:val="21"/>
          <w:lang w:eastAsia="zh-CN"/>
        </w:rPr>
        <w:t xml:space="preserve"> MFCC </w:t>
      </w:r>
      <w:r>
        <w:rPr>
          <w:rFonts w:ascii="Times New Roman" w:hAnsi="Times New Roman" w:cs="Times New Roman"/>
          <w:spacing w:val="-3"/>
          <w:sz w:val="21"/>
          <w:szCs w:val="21"/>
          <w:lang w:eastAsia="zh-CN"/>
        </w:rPr>
        <w:t>与</w:t>
      </w:r>
      <w:r>
        <w:rPr>
          <w:rFonts w:ascii="Times New Roman" w:hAnsi="Times New Roman" w:cs="Times New Roman"/>
          <w:spacing w:val="-3"/>
          <w:sz w:val="21"/>
          <w:szCs w:val="21"/>
          <w:lang w:eastAsia="zh-CN"/>
        </w:rPr>
        <w:t xml:space="preserve"> BP </w:t>
      </w:r>
      <w:r>
        <w:rPr>
          <w:rFonts w:ascii="Times New Roman" w:hAnsi="Times New Roman" w:cs="Times New Roman"/>
          <w:spacing w:val="-3"/>
          <w:sz w:val="21"/>
          <w:szCs w:val="21"/>
          <w:lang w:eastAsia="zh-CN"/>
        </w:rPr>
        <w:t>神经网络结合，成功实现了混凝土桥梁中预应力钢丝断裂声事件的捕捉；</w:t>
      </w:r>
      <w:r>
        <w:rPr>
          <w:rFonts w:ascii="Times New Roman" w:hAnsi="Times New Roman" w:cs="Times New Roman"/>
          <w:spacing w:val="-3"/>
          <w:sz w:val="21"/>
          <w:szCs w:val="21"/>
          <w:shd w:val="pct15" w:color="auto" w:fill="FFFFFF"/>
          <w:lang w:eastAsia="zh-CN"/>
        </w:rPr>
        <w:t>Hua Zhang</w:t>
      </w:r>
      <w:r>
        <w:rPr>
          <w:rFonts w:ascii="Times New Roman" w:hAnsi="Times New Roman" w:cs="Times New Roman"/>
          <w:spacing w:val="-3"/>
          <w:sz w:val="21"/>
          <w:szCs w:val="21"/>
          <w:lang w:eastAsia="zh-CN"/>
        </w:rPr>
        <w:t xml:space="preserve"> </w:t>
      </w:r>
      <w:r>
        <w:rPr>
          <w:rFonts w:ascii="Times New Roman" w:hAnsi="Times New Roman" w:cs="Times New Roman"/>
          <w:spacing w:val="-3"/>
          <w:sz w:val="21"/>
          <w:szCs w:val="21"/>
          <w:lang w:eastAsia="zh-CN"/>
        </w:rPr>
        <w:t>等研究了钢纤维混凝土在动载劈裂损伤下的</w:t>
      </w:r>
      <w:r>
        <w:rPr>
          <w:rFonts w:ascii="Times New Roman" w:hAnsi="Times New Roman" w:cs="Times New Roman"/>
          <w:spacing w:val="-3"/>
          <w:sz w:val="21"/>
          <w:szCs w:val="21"/>
          <w:lang w:eastAsia="zh-CN"/>
        </w:rPr>
        <w:t xml:space="preserve"> AE </w:t>
      </w:r>
      <w:r>
        <w:rPr>
          <w:rFonts w:ascii="Times New Roman" w:hAnsi="Times New Roman" w:cs="Times New Roman"/>
          <w:spacing w:val="-3"/>
          <w:sz w:val="21"/>
          <w:szCs w:val="21"/>
          <w:lang w:eastAsia="zh-CN"/>
        </w:rPr>
        <w:t>信号，证实了倒谱系数在识别微裂纹发展阶段中的鲁棒性；</w:t>
      </w:r>
      <w:r>
        <w:rPr>
          <w:rFonts w:ascii="Times New Roman" w:hAnsi="Times New Roman" w:cs="Times New Roman"/>
          <w:spacing w:val="-3"/>
          <w:sz w:val="21"/>
          <w:szCs w:val="21"/>
          <w:shd w:val="pct15" w:color="auto" w:fill="FFFFFF"/>
          <w:lang w:eastAsia="zh-CN"/>
        </w:rPr>
        <w:t xml:space="preserve">Ziyi Wang </w:t>
      </w:r>
      <w:r>
        <w:rPr>
          <w:rFonts w:ascii="Times New Roman" w:hAnsi="Times New Roman" w:cs="Times New Roman"/>
          <w:spacing w:val="-3"/>
          <w:sz w:val="21"/>
          <w:szCs w:val="21"/>
          <w:lang w:eastAsia="zh-CN"/>
        </w:rPr>
        <w:t>将</w:t>
      </w:r>
      <w:r>
        <w:rPr>
          <w:rFonts w:ascii="Times New Roman" w:hAnsi="Times New Roman" w:cs="Times New Roman"/>
          <w:spacing w:val="-3"/>
          <w:sz w:val="21"/>
          <w:szCs w:val="21"/>
          <w:lang w:eastAsia="zh-CN"/>
        </w:rPr>
        <w:t xml:space="preserve"> AE </w:t>
      </w:r>
      <w:r>
        <w:rPr>
          <w:rFonts w:ascii="Times New Roman" w:hAnsi="Times New Roman" w:cs="Times New Roman"/>
          <w:spacing w:val="-3"/>
          <w:sz w:val="21"/>
          <w:szCs w:val="21"/>
          <w:lang w:eastAsia="zh-CN"/>
        </w:rPr>
        <w:t>信号的</w:t>
      </w:r>
      <w:r>
        <w:rPr>
          <w:rFonts w:ascii="Times New Roman" w:hAnsi="Times New Roman" w:cs="Times New Roman"/>
          <w:spacing w:val="-3"/>
          <w:sz w:val="21"/>
          <w:szCs w:val="21"/>
          <w:lang w:eastAsia="zh-CN"/>
        </w:rPr>
        <w:t xml:space="preserve"> MFCC </w:t>
      </w:r>
      <w:r>
        <w:rPr>
          <w:rFonts w:ascii="Times New Roman" w:hAnsi="Times New Roman" w:cs="Times New Roman"/>
          <w:spacing w:val="-3"/>
          <w:sz w:val="21"/>
          <w:szCs w:val="21"/>
          <w:lang w:eastAsia="zh-CN"/>
        </w:rPr>
        <w:t>特征引入混凝土受压及高海拔极端环境损伤预测中，证实了低阶</w:t>
      </w:r>
      <w:r>
        <w:rPr>
          <w:rFonts w:ascii="Times New Roman" w:hAnsi="Times New Roman" w:cs="Times New Roman"/>
          <w:spacing w:val="-3"/>
          <w:sz w:val="21"/>
          <w:szCs w:val="21"/>
          <w:lang w:eastAsia="zh-CN"/>
        </w:rPr>
        <w:t xml:space="preserve"> MFCC </w:t>
      </w:r>
      <w:r>
        <w:rPr>
          <w:rFonts w:ascii="Times New Roman" w:hAnsi="Times New Roman" w:cs="Times New Roman"/>
          <w:spacing w:val="-3"/>
          <w:sz w:val="21"/>
          <w:szCs w:val="21"/>
          <w:lang w:eastAsia="zh-CN"/>
        </w:rPr>
        <w:t>参数对微裂纹从稳态扩展向失稳发展过渡的临界前兆具有极高的敏感性与空间一致性；</w:t>
      </w:r>
      <w:r>
        <w:rPr>
          <w:rFonts w:ascii="Times New Roman" w:hAnsi="Times New Roman" w:cs="Times New Roman"/>
          <w:spacing w:val="-3"/>
          <w:sz w:val="21"/>
          <w:szCs w:val="21"/>
          <w:shd w:val="pct15" w:color="auto" w:fill="FFFFFF"/>
          <w:lang w:eastAsia="zh-CN"/>
        </w:rPr>
        <w:t>郑丽琼</w:t>
      </w:r>
      <w:r>
        <w:rPr>
          <w:rFonts w:ascii="Times New Roman" w:hAnsi="Times New Roman" w:cs="Times New Roman"/>
          <w:spacing w:val="-3"/>
          <w:sz w:val="21"/>
          <w:szCs w:val="21"/>
          <w:lang w:eastAsia="zh-CN"/>
        </w:rPr>
        <w:t>将</w:t>
      </w:r>
      <w:r>
        <w:rPr>
          <w:rFonts w:ascii="Times New Roman" w:hAnsi="Times New Roman" w:cs="Times New Roman"/>
          <w:spacing w:val="-3"/>
          <w:sz w:val="21"/>
          <w:szCs w:val="21"/>
          <w:lang w:eastAsia="zh-CN"/>
        </w:rPr>
        <w:t xml:space="preserve"> MFCC </w:t>
      </w:r>
      <w:r>
        <w:rPr>
          <w:rFonts w:ascii="Times New Roman" w:hAnsi="Times New Roman" w:cs="Times New Roman"/>
          <w:spacing w:val="-3"/>
          <w:sz w:val="21"/>
          <w:szCs w:val="21"/>
          <w:lang w:eastAsia="zh-CN"/>
        </w:rPr>
        <w:t>应用于钢管混凝土脱空识别及混凝土渗水深度敲击声检测，验证了</w:t>
      </w:r>
      <w:r>
        <w:rPr>
          <w:rFonts w:ascii="Times New Roman" w:hAnsi="Times New Roman" w:cs="Times New Roman"/>
          <w:spacing w:val="-3"/>
          <w:sz w:val="21"/>
          <w:szCs w:val="21"/>
          <w:lang w:eastAsia="zh-CN"/>
        </w:rPr>
        <w:t xml:space="preserve"> MFCC </w:t>
      </w:r>
      <w:r>
        <w:rPr>
          <w:rFonts w:ascii="Times New Roman" w:hAnsi="Times New Roman" w:cs="Times New Roman"/>
          <w:spacing w:val="-3"/>
          <w:sz w:val="21"/>
          <w:szCs w:val="21"/>
          <w:lang w:eastAsia="zh-CN"/>
        </w:rPr>
        <w:t>在低维表征与抗工况干扰方面的综合优势。</w:t>
      </w:r>
    </w:p>
    <w:p w14:paraId="1E716EEC" w14:textId="77777777" w:rsidR="00F911F4" w:rsidRDefault="00000000">
      <w:pPr>
        <w:pStyle w:val="a3"/>
        <w:spacing w:before="135" w:line="274" w:lineRule="auto"/>
        <w:ind w:left="21" w:right="239" w:firstLine="423"/>
        <w:jc w:val="both"/>
        <w:rPr>
          <w:rFonts w:ascii="Times New Roman" w:hAnsi="Times New Roman" w:cs="Times New Roman"/>
          <w:spacing w:val="-3"/>
          <w:sz w:val="21"/>
          <w:szCs w:val="21"/>
          <w:lang w:eastAsia="zh-CN"/>
        </w:rPr>
      </w:pPr>
      <w:r>
        <w:rPr>
          <w:rFonts w:ascii="Times New Roman" w:hAnsi="Times New Roman" w:cs="Times New Roman"/>
          <w:spacing w:val="-3"/>
          <w:sz w:val="21"/>
          <w:szCs w:val="21"/>
          <w:lang w:eastAsia="zh-CN"/>
        </w:rPr>
        <w:t>综上所述，</w:t>
      </w:r>
      <w:r>
        <w:rPr>
          <w:rFonts w:ascii="Times New Roman" w:hAnsi="Times New Roman" w:cs="Times New Roman"/>
          <w:spacing w:val="-3"/>
          <w:sz w:val="21"/>
          <w:szCs w:val="21"/>
          <w:lang w:eastAsia="zh-CN"/>
        </w:rPr>
        <w:t xml:space="preserve">MFCC </w:t>
      </w:r>
      <w:r>
        <w:rPr>
          <w:rFonts w:ascii="Times New Roman" w:hAnsi="Times New Roman" w:cs="Times New Roman"/>
          <w:spacing w:val="-3"/>
          <w:sz w:val="21"/>
          <w:szCs w:val="21"/>
          <w:lang w:eastAsia="zh-CN"/>
        </w:rPr>
        <w:t>特征在非平稳声学信号处理与非均质材料缺陷表征中展现了显著优势，但目前将其</w:t>
      </w:r>
      <w:r>
        <w:rPr>
          <w:rFonts w:ascii="Times New Roman" w:hAnsi="Times New Roman" w:cs="Times New Roman" w:hint="eastAsia"/>
          <w:spacing w:val="-3"/>
          <w:sz w:val="21"/>
          <w:szCs w:val="21"/>
          <w:lang w:eastAsia="zh-CN"/>
        </w:rPr>
        <w:t>在不同应力状态及损伤类型中</w:t>
      </w:r>
      <w:r>
        <w:rPr>
          <w:rFonts w:ascii="Times New Roman" w:hAnsi="Times New Roman" w:cs="Times New Roman"/>
          <w:spacing w:val="-3"/>
          <w:sz w:val="21"/>
          <w:szCs w:val="21"/>
          <w:lang w:eastAsia="zh-CN"/>
        </w:rPr>
        <w:t>的动态全波形谱包络演化与前兆识别的研究仍不足。</w:t>
      </w:r>
      <w:r>
        <w:rPr>
          <w:rFonts w:ascii="Times New Roman" w:hAnsi="Times New Roman" w:cs="Times New Roman" w:hint="eastAsia"/>
          <w:spacing w:val="-3"/>
          <w:sz w:val="21"/>
          <w:szCs w:val="21"/>
          <w:lang w:eastAsia="zh-CN"/>
        </w:rPr>
        <w:t>基于此</w:t>
      </w:r>
      <w:r>
        <w:rPr>
          <w:rFonts w:ascii="Times New Roman" w:hAnsi="Times New Roman" w:cs="Times New Roman"/>
          <w:spacing w:val="-3"/>
          <w:sz w:val="21"/>
          <w:szCs w:val="21"/>
          <w:lang w:eastAsia="zh-CN"/>
        </w:rPr>
        <w:t>本文对</w:t>
      </w:r>
      <w:r>
        <w:rPr>
          <w:rFonts w:ascii="Times New Roman" w:hAnsi="Times New Roman" w:cs="Times New Roman"/>
          <w:spacing w:val="-3"/>
          <w:sz w:val="21"/>
          <w:szCs w:val="21"/>
          <w:lang w:eastAsia="zh-CN"/>
        </w:rPr>
        <w:t xml:space="preserve"> C60 </w:t>
      </w:r>
      <w:r>
        <w:rPr>
          <w:rFonts w:ascii="Times New Roman" w:hAnsi="Times New Roman" w:cs="Times New Roman"/>
          <w:spacing w:val="-3"/>
          <w:sz w:val="21"/>
          <w:szCs w:val="21"/>
          <w:lang w:eastAsia="zh-CN"/>
        </w:rPr>
        <w:t>高强素混凝土标准圆盘试件开展巴西劈裂加载试验，同步采集加载全过程的</w:t>
      </w:r>
      <w:r>
        <w:rPr>
          <w:rFonts w:ascii="Times New Roman" w:hAnsi="Times New Roman" w:cs="Times New Roman"/>
          <w:spacing w:val="-3"/>
          <w:sz w:val="21"/>
          <w:szCs w:val="21"/>
          <w:lang w:eastAsia="zh-CN"/>
        </w:rPr>
        <w:t xml:space="preserve"> AE </w:t>
      </w:r>
      <w:r>
        <w:rPr>
          <w:rFonts w:ascii="Times New Roman" w:hAnsi="Times New Roman" w:cs="Times New Roman"/>
          <w:spacing w:val="-3"/>
          <w:sz w:val="21"/>
          <w:szCs w:val="21"/>
          <w:lang w:eastAsia="zh-CN"/>
        </w:rPr>
        <w:t>全波形信号与数字图像相关（</w:t>
      </w:r>
      <w:r>
        <w:rPr>
          <w:rFonts w:ascii="Times New Roman" w:hAnsi="Times New Roman" w:cs="Times New Roman"/>
          <w:spacing w:val="-3"/>
          <w:sz w:val="21"/>
          <w:szCs w:val="21"/>
          <w:lang w:eastAsia="zh-CN"/>
        </w:rPr>
        <w:t>DIC</w:t>
      </w:r>
      <w:r>
        <w:rPr>
          <w:rFonts w:ascii="Times New Roman" w:hAnsi="Times New Roman" w:cs="Times New Roman"/>
          <w:spacing w:val="-3"/>
          <w:sz w:val="21"/>
          <w:szCs w:val="21"/>
          <w:lang w:eastAsia="zh-CN"/>
        </w:rPr>
        <w:t>）表面全场应变数据。通过提取多维</w:t>
      </w:r>
      <w:r>
        <w:rPr>
          <w:rFonts w:ascii="Times New Roman" w:hAnsi="Times New Roman" w:cs="Times New Roman"/>
          <w:spacing w:val="-3"/>
          <w:sz w:val="21"/>
          <w:szCs w:val="21"/>
          <w:lang w:eastAsia="zh-CN"/>
        </w:rPr>
        <w:t xml:space="preserve"> MFCC </w:t>
      </w:r>
      <w:r>
        <w:rPr>
          <w:rFonts w:ascii="Times New Roman" w:hAnsi="Times New Roman" w:cs="Times New Roman"/>
          <w:spacing w:val="-3"/>
          <w:sz w:val="21"/>
          <w:szCs w:val="21"/>
          <w:lang w:eastAsia="zh-CN"/>
        </w:rPr>
        <w:t>参数并深入分析其随荷载时域的演化规律，揭示低阶</w:t>
      </w:r>
      <w:r>
        <w:rPr>
          <w:rFonts w:ascii="Times New Roman" w:hAnsi="Times New Roman" w:cs="Times New Roman"/>
          <w:spacing w:val="-3"/>
          <w:sz w:val="21"/>
          <w:szCs w:val="21"/>
          <w:lang w:eastAsia="zh-CN"/>
        </w:rPr>
        <w:t xml:space="preserve"> MFCC </w:t>
      </w:r>
      <w:r>
        <w:rPr>
          <w:rFonts w:ascii="Times New Roman" w:hAnsi="Times New Roman" w:cs="Times New Roman"/>
          <w:spacing w:val="-3"/>
          <w:sz w:val="21"/>
          <w:szCs w:val="21"/>
          <w:lang w:eastAsia="zh-CN"/>
        </w:rPr>
        <w:t>对拉伸裂纹失稳扩展的力学响应机理，结合</w:t>
      </w:r>
      <w:r>
        <w:rPr>
          <w:rFonts w:ascii="Times New Roman" w:hAnsi="Times New Roman" w:cs="Times New Roman"/>
          <w:spacing w:val="-3"/>
          <w:sz w:val="21"/>
          <w:szCs w:val="21"/>
          <w:lang w:eastAsia="zh-CN"/>
        </w:rPr>
        <w:t xml:space="preserve"> DIC </w:t>
      </w:r>
      <w:r>
        <w:rPr>
          <w:rFonts w:ascii="Times New Roman" w:hAnsi="Times New Roman" w:cs="Times New Roman"/>
          <w:spacing w:val="-3"/>
          <w:sz w:val="21"/>
          <w:szCs w:val="21"/>
          <w:lang w:eastAsia="zh-CN"/>
        </w:rPr>
        <w:t>表面主拉应变局部化演化过程进行相互印证，旨在建立一种基于</w:t>
      </w:r>
      <w:r>
        <w:rPr>
          <w:rFonts w:ascii="Times New Roman" w:hAnsi="Times New Roman" w:cs="Times New Roman"/>
          <w:spacing w:val="-3"/>
          <w:sz w:val="21"/>
          <w:szCs w:val="21"/>
          <w:lang w:eastAsia="zh-CN"/>
        </w:rPr>
        <w:t xml:space="preserve"> AE </w:t>
      </w:r>
      <w:r>
        <w:rPr>
          <w:rFonts w:ascii="Times New Roman" w:hAnsi="Times New Roman" w:cs="Times New Roman"/>
          <w:spacing w:val="-3"/>
          <w:sz w:val="21"/>
          <w:szCs w:val="21"/>
          <w:lang w:eastAsia="zh-CN"/>
        </w:rPr>
        <w:t>全波形非线性频谱包络分析的高强混凝土拉伸损伤早期预警与状态评价新方法。</w:t>
      </w:r>
    </w:p>
    <w:p w14:paraId="00B928A2" w14:textId="5B64DAB8" w:rsidR="00F911F4" w:rsidRDefault="00000000">
      <w:pPr>
        <w:spacing w:before="172" w:line="232" w:lineRule="auto"/>
        <w:ind w:left="21"/>
        <w:outlineLvl w:val="0"/>
        <w:rPr>
          <w:rFonts w:ascii="Times New Roman" w:eastAsia="宋体" w:hAnsi="Times New Roman" w:cs="Times New Roman"/>
          <w:sz w:val="30"/>
          <w:szCs w:val="30"/>
          <w:lang w:eastAsia="zh-CN"/>
        </w:rPr>
      </w:pPr>
      <w:r>
        <w:rPr>
          <w:rFonts w:ascii="Times New Roman" w:eastAsia="宋体" w:hAnsi="Times New Roman" w:cs="Times New Roman"/>
          <w:b/>
          <w:bCs/>
          <w:spacing w:val="-5"/>
          <w:sz w:val="30"/>
          <w:szCs w:val="30"/>
          <w:lang w:eastAsia="zh-CN"/>
        </w:rPr>
        <w:t>2.</w:t>
      </w:r>
      <w:r>
        <w:rPr>
          <w:rFonts w:ascii="Times New Roman" w:eastAsia="宋体" w:hAnsi="Times New Roman" w:cs="Times New Roman"/>
          <w:b/>
          <w:bCs/>
          <w:spacing w:val="6"/>
          <w:sz w:val="30"/>
          <w:szCs w:val="30"/>
          <w:lang w:eastAsia="zh-CN"/>
        </w:rPr>
        <w:t xml:space="preserve">  </w:t>
      </w:r>
      <w:r w:rsidR="0062374B">
        <w:rPr>
          <w:rFonts w:ascii="Times New Roman" w:eastAsia="宋体" w:hAnsi="Times New Roman" w:cs="Times New Roman" w:hint="eastAsia"/>
          <w:b/>
          <w:bCs/>
          <w:spacing w:val="-5"/>
          <w:sz w:val="30"/>
          <w:szCs w:val="30"/>
          <w:lang w:eastAsia="zh-CN"/>
        </w:rPr>
        <w:t>巴西劈裂试验</w:t>
      </w:r>
      <w:r>
        <w:rPr>
          <w:rFonts w:ascii="Times New Roman" w:eastAsia="宋体" w:hAnsi="Times New Roman" w:cs="Times New Roman"/>
          <w:b/>
          <w:bCs/>
          <w:spacing w:val="-5"/>
          <w:sz w:val="30"/>
          <w:szCs w:val="30"/>
          <w:lang w:eastAsia="zh-CN"/>
        </w:rPr>
        <w:t>设计</w:t>
      </w:r>
    </w:p>
    <w:p w14:paraId="78244814" w14:textId="57F0F3D8" w:rsidR="007C7B76" w:rsidRPr="005B6A7E" w:rsidRDefault="00000000" w:rsidP="005B6A7E">
      <w:pPr>
        <w:spacing w:before="257" w:line="232" w:lineRule="auto"/>
        <w:ind w:left="20"/>
        <w:outlineLvl w:val="1"/>
        <w:rPr>
          <w:rFonts w:ascii="Times New Roman" w:eastAsia="宋体" w:hAnsi="Times New Roman" w:cs="Times New Roman"/>
          <w:spacing w:val="-4"/>
          <w:sz w:val="28"/>
          <w:szCs w:val="28"/>
          <w:lang w:eastAsia="zh-CN"/>
        </w:rPr>
      </w:pPr>
      <w:r>
        <w:rPr>
          <w:rFonts w:ascii="Times New Roman" w:eastAsia="宋体" w:hAnsi="Times New Roman" w:cs="Times New Roman"/>
          <w:spacing w:val="-4"/>
          <w:sz w:val="28"/>
          <w:szCs w:val="28"/>
          <w:lang w:eastAsia="zh-CN"/>
        </w:rPr>
        <w:t>2.1</w:t>
      </w:r>
      <w:r>
        <w:rPr>
          <w:rFonts w:ascii="Times New Roman" w:eastAsia="宋体" w:hAnsi="Times New Roman" w:cs="Times New Roman"/>
          <w:spacing w:val="19"/>
          <w:w w:val="101"/>
          <w:sz w:val="28"/>
          <w:szCs w:val="28"/>
          <w:lang w:eastAsia="zh-CN"/>
        </w:rPr>
        <w:t xml:space="preserve">  </w:t>
      </w:r>
      <w:r w:rsidR="0062374B">
        <w:rPr>
          <w:rFonts w:ascii="Times New Roman" w:eastAsia="宋体" w:hAnsi="Times New Roman" w:cs="Times New Roman" w:hint="eastAsia"/>
          <w:spacing w:val="-4"/>
          <w:sz w:val="28"/>
          <w:szCs w:val="28"/>
          <w:lang w:eastAsia="zh-CN"/>
        </w:rPr>
        <w:t>试件制备与加载</w:t>
      </w:r>
    </w:p>
    <w:p w14:paraId="1FE2558E" w14:textId="616E5BFE" w:rsidR="00F911F4" w:rsidRPr="008567D3" w:rsidRDefault="00000000" w:rsidP="008567D3">
      <w:pPr>
        <w:pStyle w:val="a3"/>
        <w:spacing w:before="31" w:line="273" w:lineRule="auto"/>
        <w:ind w:left="21" w:right="328" w:firstLine="421"/>
        <w:jc w:val="both"/>
        <w:rPr>
          <w:rFonts w:ascii="Times New Roman" w:hAnsi="Times New Roman" w:cs="Times New Roman"/>
          <w:color w:val="auto"/>
          <w:spacing w:val="-2"/>
          <w:sz w:val="21"/>
          <w:szCs w:val="21"/>
          <w:lang w:eastAsia="zh-CN"/>
        </w:rPr>
      </w:pPr>
      <w:r>
        <w:rPr>
          <w:rFonts w:ascii="Times New Roman" w:hAnsi="Times New Roman" w:cs="Times New Roman"/>
          <w:spacing w:val="-1"/>
          <w:sz w:val="21"/>
          <w:szCs w:val="21"/>
          <w:lang w:eastAsia="zh-CN"/>
        </w:rPr>
        <w:t>试验采用</w:t>
      </w:r>
      <w:r>
        <w:rPr>
          <w:rFonts w:ascii="Times New Roman" w:hAnsi="Times New Roman" w:cs="Times New Roman"/>
          <w:spacing w:val="-30"/>
          <w:sz w:val="21"/>
          <w:szCs w:val="21"/>
          <w:lang w:eastAsia="zh-CN"/>
        </w:rPr>
        <w:t xml:space="preserve"> </w:t>
      </w:r>
      <w:r>
        <w:rPr>
          <w:rFonts w:ascii="Times New Roman" w:hAnsi="Times New Roman" w:cs="Times New Roman"/>
          <w:spacing w:val="-1"/>
          <w:sz w:val="21"/>
          <w:szCs w:val="21"/>
          <w:lang w:eastAsia="zh-CN"/>
        </w:rPr>
        <w:t>C60</w:t>
      </w:r>
      <w:r>
        <w:rPr>
          <w:rFonts w:ascii="Times New Roman" w:hAnsi="Times New Roman" w:cs="Times New Roman"/>
          <w:spacing w:val="19"/>
          <w:sz w:val="21"/>
          <w:szCs w:val="21"/>
          <w:lang w:eastAsia="zh-CN"/>
        </w:rPr>
        <w:t xml:space="preserve"> </w:t>
      </w:r>
      <w:r>
        <w:rPr>
          <w:rFonts w:ascii="Times New Roman" w:hAnsi="Times New Roman" w:cs="Times New Roman"/>
          <w:spacing w:val="-1"/>
          <w:sz w:val="21"/>
          <w:szCs w:val="21"/>
          <w:lang w:eastAsia="zh-CN"/>
        </w:rPr>
        <w:t>素混凝土，</w:t>
      </w:r>
      <w:r>
        <w:rPr>
          <w:rFonts w:ascii="Times New Roman" w:hAnsi="Times New Roman" w:cs="Times New Roman"/>
          <w:color w:val="auto"/>
          <w:spacing w:val="-1"/>
          <w:sz w:val="21"/>
          <w:szCs w:val="21"/>
          <w:lang w:eastAsia="zh-CN"/>
        </w:rPr>
        <w:t>水泥为</w:t>
      </w:r>
      <w:r>
        <w:rPr>
          <w:rFonts w:ascii="Times New Roman" w:hAnsi="Times New Roman" w:cs="Times New Roman"/>
          <w:color w:val="auto"/>
          <w:spacing w:val="-44"/>
          <w:sz w:val="21"/>
          <w:szCs w:val="21"/>
          <w:lang w:eastAsia="zh-CN"/>
        </w:rPr>
        <w:t xml:space="preserve"> </w:t>
      </w:r>
      <w:r>
        <w:rPr>
          <w:rFonts w:ascii="Times New Roman" w:hAnsi="Times New Roman" w:cs="Times New Roman"/>
          <w:color w:val="auto"/>
          <w:spacing w:val="-1"/>
          <w:sz w:val="21"/>
          <w:szCs w:val="21"/>
          <w:lang w:eastAsia="zh-CN"/>
        </w:rPr>
        <w:t>P·O</w:t>
      </w:r>
      <w:r>
        <w:rPr>
          <w:rFonts w:ascii="Times New Roman" w:hAnsi="Times New Roman" w:cs="Times New Roman"/>
          <w:color w:val="auto"/>
          <w:spacing w:val="28"/>
          <w:w w:val="101"/>
          <w:sz w:val="21"/>
          <w:szCs w:val="21"/>
          <w:lang w:eastAsia="zh-CN"/>
        </w:rPr>
        <w:t xml:space="preserve"> </w:t>
      </w:r>
      <w:r>
        <w:rPr>
          <w:rFonts w:ascii="Times New Roman" w:hAnsi="Times New Roman" w:cs="Times New Roman"/>
          <w:color w:val="auto"/>
          <w:spacing w:val="-1"/>
          <w:sz w:val="21"/>
          <w:szCs w:val="21"/>
          <w:lang w:eastAsia="zh-CN"/>
        </w:rPr>
        <w:t>42.5</w:t>
      </w:r>
      <w:r>
        <w:rPr>
          <w:rFonts w:ascii="Times New Roman" w:hAnsi="Times New Roman" w:cs="Times New Roman"/>
          <w:color w:val="auto"/>
          <w:spacing w:val="17"/>
          <w:sz w:val="21"/>
          <w:szCs w:val="21"/>
          <w:lang w:eastAsia="zh-CN"/>
        </w:rPr>
        <w:t xml:space="preserve"> </w:t>
      </w:r>
      <w:r>
        <w:rPr>
          <w:rFonts w:ascii="Times New Roman" w:hAnsi="Times New Roman" w:cs="Times New Roman"/>
          <w:color w:val="auto"/>
          <w:spacing w:val="-1"/>
          <w:sz w:val="21"/>
          <w:szCs w:val="21"/>
          <w:lang w:eastAsia="zh-CN"/>
        </w:rPr>
        <w:t>级普通硅酸盐水泥，掺和料使用粉煤灰，细骨料为机制砂，粗骨</w:t>
      </w:r>
      <w:r>
        <w:rPr>
          <w:rFonts w:ascii="Times New Roman" w:hAnsi="Times New Roman" w:cs="Times New Roman"/>
          <w:color w:val="auto"/>
          <w:spacing w:val="-2"/>
          <w:sz w:val="21"/>
          <w:szCs w:val="21"/>
          <w:lang w:eastAsia="zh-CN"/>
        </w:rPr>
        <w:t>料</w:t>
      </w:r>
      <w:r w:rsidRPr="008567D3">
        <w:rPr>
          <w:rFonts w:ascii="Times New Roman" w:hAnsi="Times New Roman" w:cs="Times New Roman"/>
          <w:color w:val="auto"/>
          <w:spacing w:val="-1"/>
          <w:sz w:val="21"/>
          <w:szCs w:val="21"/>
          <w:lang w:eastAsia="zh-CN"/>
        </w:rPr>
        <w:t>为</w:t>
      </w:r>
      <w:r w:rsidR="008567D3" w:rsidRPr="008567D3">
        <w:rPr>
          <w:rFonts w:ascii="Times New Roman" w:hAnsi="Times New Roman" w:cs="Times New Roman" w:hint="eastAsia"/>
          <w:color w:val="auto"/>
          <w:spacing w:val="-1"/>
          <w:sz w:val="21"/>
          <w:szCs w:val="21"/>
          <w:lang w:eastAsia="zh-CN"/>
        </w:rPr>
        <w:t>豆石</w:t>
      </w:r>
      <w:r w:rsidR="008567D3">
        <w:rPr>
          <w:rFonts w:ascii="Times New Roman" w:hAnsi="Times New Roman" w:cs="Times New Roman" w:hint="eastAsia"/>
          <w:color w:val="auto"/>
          <w:spacing w:val="-1"/>
          <w:sz w:val="21"/>
          <w:szCs w:val="21"/>
          <w:lang w:eastAsia="zh-CN"/>
        </w:rPr>
        <w:t xml:space="preserve"> </w:t>
      </w:r>
      <w:r w:rsidR="008567D3" w:rsidRPr="008567D3">
        <w:rPr>
          <w:rFonts w:ascii="Times New Roman" w:hAnsi="Times New Roman" w:cs="Times New Roman" w:hint="eastAsia"/>
          <w:color w:val="auto"/>
          <w:spacing w:val="-1"/>
          <w:sz w:val="21"/>
          <w:szCs w:val="21"/>
          <w:lang w:eastAsia="zh-CN"/>
        </w:rPr>
        <w:t>5-10mm</w:t>
      </w:r>
      <w:r w:rsidRPr="008567D3">
        <w:rPr>
          <w:rFonts w:ascii="Times New Roman" w:hAnsi="Times New Roman" w:cs="Times New Roman"/>
          <w:color w:val="auto"/>
          <w:spacing w:val="-1"/>
          <w:sz w:val="21"/>
          <w:szCs w:val="21"/>
          <w:lang w:eastAsia="zh-CN"/>
        </w:rPr>
        <w:t>，配</w:t>
      </w:r>
      <w:r>
        <w:rPr>
          <w:rFonts w:ascii="Times New Roman" w:hAnsi="Times New Roman" w:cs="Times New Roman"/>
          <w:color w:val="auto"/>
          <w:spacing w:val="-2"/>
          <w:sz w:val="21"/>
          <w:szCs w:val="21"/>
          <w:lang w:eastAsia="zh-CN"/>
        </w:rPr>
        <w:t>合比如表</w:t>
      </w:r>
      <w:r>
        <w:rPr>
          <w:rFonts w:ascii="Times New Roman" w:hAnsi="Times New Roman" w:cs="Times New Roman"/>
          <w:color w:val="auto"/>
          <w:spacing w:val="-25"/>
          <w:sz w:val="21"/>
          <w:szCs w:val="21"/>
          <w:lang w:eastAsia="zh-CN"/>
        </w:rPr>
        <w:t xml:space="preserve"> </w:t>
      </w:r>
      <w:r>
        <w:rPr>
          <w:rFonts w:ascii="Times New Roman" w:hAnsi="Times New Roman" w:cs="Times New Roman"/>
          <w:color w:val="auto"/>
          <w:spacing w:val="-2"/>
          <w:sz w:val="21"/>
          <w:szCs w:val="21"/>
          <w:lang w:eastAsia="zh-CN"/>
        </w:rPr>
        <w:t xml:space="preserve">1 </w:t>
      </w:r>
      <w:r>
        <w:rPr>
          <w:rFonts w:ascii="Times New Roman" w:hAnsi="Times New Roman" w:cs="Times New Roman"/>
          <w:color w:val="auto"/>
          <w:spacing w:val="-2"/>
          <w:sz w:val="21"/>
          <w:szCs w:val="21"/>
          <w:lang w:eastAsia="zh-CN"/>
        </w:rPr>
        <w:t>所示</w:t>
      </w:r>
      <w:r>
        <w:rPr>
          <w:rFonts w:ascii="Times New Roman" w:hAnsi="Times New Roman" w:cs="Times New Roman"/>
          <w:spacing w:val="-2"/>
          <w:sz w:val="21"/>
          <w:szCs w:val="21"/>
          <w:lang w:eastAsia="zh-CN"/>
        </w:rPr>
        <w:t>。试件为直径</w:t>
      </w:r>
      <w:r>
        <w:rPr>
          <w:rFonts w:ascii="Times New Roman" w:hAnsi="Times New Roman" w:cs="Times New Roman"/>
          <w:spacing w:val="-25"/>
          <w:sz w:val="21"/>
          <w:szCs w:val="21"/>
          <w:lang w:eastAsia="zh-CN"/>
        </w:rPr>
        <w:t xml:space="preserve"> </w:t>
      </w:r>
      <w:r>
        <w:rPr>
          <w:rFonts w:ascii="Times New Roman" w:hAnsi="Times New Roman" w:cs="Times New Roman"/>
          <w:spacing w:val="-2"/>
          <w:sz w:val="21"/>
          <w:szCs w:val="21"/>
          <w:lang w:eastAsia="zh-CN"/>
        </w:rPr>
        <w:t>100mm</w:t>
      </w:r>
      <w:r>
        <w:rPr>
          <w:rFonts w:ascii="Times New Roman" w:hAnsi="Times New Roman" w:cs="Times New Roman"/>
          <w:spacing w:val="-2"/>
          <w:sz w:val="21"/>
          <w:szCs w:val="21"/>
          <w:lang w:eastAsia="zh-CN"/>
        </w:rPr>
        <w:t>、厚度</w:t>
      </w:r>
      <w:r>
        <w:rPr>
          <w:rFonts w:ascii="Times New Roman" w:hAnsi="Times New Roman" w:cs="Times New Roman"/>
          <w:spacing w:val="-39"/>
          <w:sz w:val="21"/>
          <w:szCs w:val="21"/>
          <w:lang w:eastAsia="zh-CN"/>
        </w:rPr>
        <w:t xml:space="preserve"> </w:t>
      </w:r>
      <w:r>
        <w:rPr>
          <w:rFonts w:ascii="Times New Roman" w:hAnsi="Times New Roman" w:cs="Times New Roman"/>
          <w:spacing w:val="-2"/>
          <w:sz w:val="21"/>
          <w:szCs w:val="21"/>
          <w:lang w:eastAsia="zh-CN"/>
        </w:rPr>
        <w:t>50mm</w:t>
      </w:r>
      <w:r>
        <w:rPr>
          <w:rFonts w:ascii="Times New Roman" w:hAnsi="Times New Roman" w:cs="Times New Roman"/>
          <w:spacing w:val="27"/>
          <w:w w:val="101"/>
          <w:sz w:val="21"/>
          <w:szCs w:val="21"/>
          <w:lang w:eastAsia="zh-CN"/>
        </w:rPr>
        <w:t xml:space="preserve"> </w:t>
      </w:r>
      <w:r>
        <w:rPr>
          <w:rFonts w:ascii="Times New Roman" w:hAnsi="Times New Roman" w:cs="Times New Roman"/>
          <w:spacing w:val="-2"/>
          <w:sz w:val="21"/>
          <w:szCs w:val="21"/>
          <w:lang w:eastAsia="zh-CN"/>
        </w:rPr>
        <w:t>的标</w:t>
      </w:r>
      <w:r>
        <w:rPr>
          <w:rFonts w:ascii="Times New Roman" w:hAnsi="Times New Roman" w:cs="Times New Roman"/>
          <w:spacing w:val="-8"/>
          <w:sz w:val="21"/>
          <w:szCs w:val="21"/>
          <w:lang w:eastAsia="zh-CN"/>
        </w:rPr>
        <w:t>准圆盘试件，标准养护</w:t>
      </w:r>
      <w:r>
        <w:rPr>
          <w:rFonts w:ascii="Times New Roman" w:hAnsi="Times New Roman" w:cs="Times New Roman"/>
          <w:spacing w:val="-37"/>
          <w:sz w:val="21"/>
          <w:szCs w:val="21"/>
          <w:lang w:eastAsia="zh-CN"/>
        </w:rPr>
        <w:t xml:space="preserve"> </w:t>
      </w:r>
      <w:r>
        <w:rPr>
          <w:rFonts w:ascii="Times New Roman" w:hAnsi="Times New Roman" w:cs="Times New Roman"/>
          <w:spacing w:val="-8"/>
          <w:sz w:val="21"/>
          <w:szCs w:val="21"/>
          <w:lang w:eastAsia="zh-CN"/>
        </w:rPr>
        <w:t xml:space="preserve">28d </w:t>
      </w:r>
      <w:r>
        <w:rPr>
          <w:rFonts w:ascii="Times New Roman" w:hAnsi="Times New Roman" w:cs="Times New Roman"/>
          <w:spacing w:val="-8"/>
          <w:sz w:val="21"/>
          <w:szCs w:val="21"/>
          <w:lang w:eastAsia="zh-CN"/>
        </w:rPr>
        <w:t>后进行巴西劈裂试验</w:t>
      </w:r>
      <w:r>
        <w:rPr>
          <w:rFonts w:ascii="Times New Roman" w:hAnsi="Times New Roman" w:cs="Times New Roman" w:hint="eastAsia"/>
          <w:spacing w:val="-8"/>
          <w:sz w:val="21"/>
          <w:szCs w:val="21"/>
          <w:lang w:eastAsia="zh-CN"/>
        </w:rPr>
        <w:t>。</w:t>
      </w:r>
    </w:p>
    <w:p w14:paraId="48F8EE92" w14:textId="77777777" w:rsidR="00F911F4" w:rsidRDefault="00000000">
      <w:pPr>
        <w:pStyle w:val="a3"/>
        <w:spacing w:before="17" w:line="234" w:lineRule="auto"/>
        <w:ind w:left="3099"/>
        <w:outlineLvl w:val="3"/>
        <w:rPr>
          <w:rFonts w:ascii="Times New Roman" w:hAnsi="Times New Roman" w:cs="Times New Roman"/>
          <w:sz w:val="21"/>
          <w:szCs w:val="21"/>
        </w:rPr>
      </w:pPr>
      <w:r>
        <w:rPr>
          <w:rFonts w:ascii="Times New Roman" w:hAnsi="Times New Roman" w:cs="Times New Roman"/>
          <w:color w:val="auto"/>
          <w:spacing w:val="-3"/>
          <w:sz w:val="21"/>
          <w:szCs w:val="21"/>
        </w:rPr>
        <w:t>表</w:t>
      </w:r>
      <w:r>
        <w:rPr>
          <w:rFonts w:ascii="Times New Roman" w:hAnsi="Times New Roman" w:cs="Times New Roman"/>
          <w:color w:val="auto"/>
          <w:spacing w:val="-22"/>
          <w:sz w:val="21"/>
          <w:szCs w:val="21"/>
        </w:rPr>
        <w:t xml:space="preserve"> </w:t>
      </w:r>
      <w:r>
        <w:rPr>
          <w:rFonts w:ascii="Times New Roman" w:hAnsi="Times New Roman" w:cs="Times New Roman"/>
          <w:color w:val="auto"/>
          <w:spacing w:val="-3"/>
          <w:sz w:val="21"/>
          <w:szCs w:val="21"/>
        </w:rPr>
        <w:t xml:space="preserve">1  </w:t>
      </w:r>
      <w:r>
        <w:rPr>
          <w:rFonts w:ascii="Times New Roman" w:hAnsi="Times New Roman" w:cs="Times New Roman"/>
          <w:color w:val="auto"/>
          <w:spacing w:val="-3"/>
          <w:sz w:val="21"/>
          <w:szCs w:val="21"/>
        </w:rPr>
        <w:t>混凝土试件配合比</w:t>
      </w:r>
    </w:p>
    <w:p w14:paraId="10E5238B" w14:textId="77777777" w:rsidR="00F911F4" w:rsidRDefault="00000000">
      <w:pPr>
        <w:spacing w:before="77" w:line="194" w:lineRule="auto"/>
        <w:ind w:left="2740"/>
        <w:outlineLvl w:val="3"/>
        <w:rPr>
          <w:rFonts w:ascii="Times New Roman" w:eastAsia="宋体" w:hAnsi="Times New Roman" w:cs="Times New Roman"/>
          <w:spacing w:val="-2"/>
        </w:rPr>
      </w:pPr>
      <w:r>
        <w:rPr>
          <w:rFonts w:ascii="Times New Roman" w:eastAsia="宋体" w:hAnsi="Times New Roman" w:cs="Times New Roman"/>
          <w:spacing w:val="-2"/>
        </w:rPr>
        <w:t>Table</w:t>
      </w:r>
      <w:r>
        <w:rPr>
          <w:rFonts w:ascii="Times New Roman" w:eastAsia="宋体" w:hAnsi="Times New Roman" w:cs="Times New Roman"/>
          <w:spacing w:val="39"/>
          <w:w w:val="101"/>
        </w:rPr>
        <w:t xml:space="preserve"> </w:t>
      </w:r>
      <w:r>
        <w:rPr>
          <w:rFonts w:ascii="Times New Roman" w:eastAsia="宋体" w:hAnsi="Times New Roman" w:cs="Times New Roman"/>
          <w:spacing w:val="-2"/>
        </w:rPr>
        <w:t>1 Concrete Mix Proportions</w:t>
      </w:r>
    </w:p>
    <w:tbl>
      <w:tblPr>
        <w:tblStyle w:val="ad"/>
        <w:tblW w:w="0" w:type="auto"/>
        <w:jc w:val="center"/>
        <w:tblLook w:val="04A0" w:firstRow="1" w:lastRow="0" w:firstColumn="1" w:lastColumn="0" w:noHBand="0" w:noVBand="1"/>
      </w:tblPr>
      <w:tblGrid>
        <w:gridCol w:w="939"/>
        <w:gridCol w:w="1244"/>
        <w:gridCol w:w="1243"/>
        <w:gridCol w:w="1353"/>
        <w:gridCol w:w="1208"/>
        <w:gridCol w:w="1032"/>
        <w:gridCol w:w="1288"/>
      </w:tblGrid>
      <w:tr w:rsidR="00794A6C" w14:paraId="26E8B4DD" w14:textId="58BF4336" w:rsidTr="00A1591E">
        <w:trPr>
          <w:cnfStyle w:val="100000000000" w:firstRow="1" w:lastRow="0" w:firstColumn="0" w:lastColumn="0" w:oddVBand="0" w:evenVBand="0" w:oddHBand="0" w:evenHBand="0" w:firstRowFirstColumn="0" w:firstRowLastColumn="0" w:lastRowFirstColumn="0" w:lastRowLastColumn="0"/>
          <w:jc w:val="center"/>
        </w:trPr>
        <w:tc>
          <w:tcPr>
            <w:tcW w:w="959" w:type="dxa"/>
            <w:vAlign w:val="center"/>
          </w:tcPr>
          <w:p w14:paraId="56657A2B" w14:textId="5F12680B" w:rsidR="00794A6C" w:rsidRDefault="00794A6C" w:rsidP="00A1591E">
            <w:pPr>
              <w:spacing w:before="77" w:line="194" w:lineRule="auto"/>
              <w:jc w:val="center"/>
              <w:outlineLvl w:val="3"/>
              <w:rPr>
                <w:rFonts w:ascii="Times New Roman" w:eastAsia="宋体" w:hAnsi="Times New Roman" w:cs="Times New Roman"/>
              </w:rPr>
            </w:pPr>
            <w:r>
              <w:rPr>
                <w:rFonts w:ascii="Times New Roman" w:eastAsia="宋体" w:hAnsi="Times New Roman" w:cs="Times New Roman" w:hint="eastAsia"/>
                <w:lang w:eastAsia="zh-CN"/>
              </w:rPr>
              <w:t>水胶比</w:t>
            </w:r>
          </w:p>
        </w:tc>
        <w:tc>
          <w:tcPr>
            <w:tcW w:w="1276" w:type="dxa"/>
            <w:vAlign w:val="center"/>
          </w:tcPr>
          <w:p w14:paraId="0E0C98F8" w14:textId="5BB2CF0A" w:rsidR="00794A6C" w:rsidRDefault="00794A6C" w:rsidP="00A1591E">
            <w:pPr>
              <w:spacing w:before="77" w:line="194" w:lineRule="auto"/>
              <w:jc w:val="center"/>
              <w:outlineLvl w:val="3"/>
              <w:rPr>
                <w:rFonts w:ascii="Times New Roman" w:eastAsia="宋体" w:hAnsi="Times New Roman" w:cs="Times New Roman"/>
              </w:rPr>
            </w:pPr>
            <w:r>
              <w:rPr>
                <w:rFonts w:ascii="Times New Roman" w:eastAsia="宋体" w:hAnsi="Times New Roman" w:cs="Times New Roman" w:hint="eastAsia"/>
                <w:lang w:eastAsia="zh-CN"/>
              </w:rPr>
              <w:t>水泥</w:t>
            </w:r>
            <w:r>
              <w:rPr>
                <w:rFonts w:ascii="Times New Roman" w:eastAsia="宋体" w:hAnsi="Times New Roman" w:cs="Times New Roman" w:hint="eastAsia"/>
                <w:lang w:eastAsia="zh-CN"/>
              </w:rPr>
              <w:t>/(kg)</w:t>
            </w:r>
          </w:p>
        </w:tc>
        <w:tc>
          <w:tcPr>
            <w:tcW w:w="1275" w:type="dxa"/>
            <w:vAlign w:val="center"/>
          </w:tcPr>
          <w:p w14:paraId="1455114D" w14:textId="0C449A9D" w:rsidR="00794A6C" w:rsidRDefault="00794A6C" w:rsidP="00A1591E">
            <w:pPr>
              <w:spacing w:before="77" w:line="194" w:lineRule="auto"/>
              <w:jc w:val="center"/>
              <w:outlineLvl w:val="3"/>
              <w:rPr>
                <w:rFonts w:ascii="Times New Roman" w:eastAsia="宋体" w:hAnsi="Times New Roman" w:cs="Times New Roman"/>
              </w:rPr>
            </w:pPr>
            <w:r>
              <w:rPr>
                <w:rFonts w:ascii="Times New Roman" w:eastAsia="宋体" w:hAnsi="Times New Roman" w:cs="Times New Roman" w:hint="eastAsia"/>
                <w:lang w:eastAsia="zh-CN"/>
              </w:rPr>
              <w:t>粉煤灰</w:t>
            </w:r>
            <w:r>
              <w:rPr>
                <w:rFonts w:ascii="Times New Roman" w:eastAsia="宋体" w:hAnsi="Times New Roman" w:cs="Times New Roman" w:hint="eastAsia"/>
                <w:lang w:eastAsia="zh-CN"/>
              </w:rPr>
              <w:t>/(kg)</w:t>
            </w:r>
          </w:p>
        </w:tc>
        <w:tc>
          <w:tcPr>
            <w:tcW w:w="1392" w:type="dxa"/>
            <w:vAlign w:val="center"/>
          </w:tcPr>
          <w:p w14:paraId="1E857B16" w14:textId="03BF82EC" w:rsidR="00794A6C" w:rsidRDefault="00794A6C" w:rsidP="00A1591E">
            <w:pPr>
              <w:spacing w:before="77" w:line="194" w:lineRule="auto"/>
              <w:jc w:val="center"/>
              <w:outlineLvl w:val="3"/>
              <w:rPr>
                <w:rFonts w:ascii="Times New Roman" w:eastAsia="宋体" w:hAnsi="Times New Roman" w:cs="Times New Roman"/>
              </w:rPr>
            </w:pPr>
            <w:r>
              <w:rPr>
                <w:rFonts w:ascii="Times New Roman" w:eastAsia="宋体" w:hAnsi="Times New Roman" w:cs="Times New Roman" w:hint="eastAsia"/>
                <w:lang w:eastAsia="zh-CN"/>
              </w:rPr>
              <w:t>机制砂</w:t>
            </w:r>
            <w:r>
              <w:rPr>
                <w:rFonts w:ascii="Times New Roman" w:eastAsia="宋体" w:hAnsi="Times New Roman" w:cs="Times New Roman" w:hint="eastAsia"/>
                <w:lang w:eastAsia="zh-CN"/>
              </w:rPr>
              <w:t>/(kg)</w:t>
            </w:r>
          </w:p>
        </w:tc>
        <w:tc>
          <w:tcPr>
            <w:tcW w:w="1238" w:type="dxa"/>
            <w:vAlign w:val="center"/>
          </w:tcPr>
          <w:p w14:paraId="01CFB2BE" w14:textId="7239D356" w:rsidR="00794A6C" w:rsidRDefault="00794A6C" w:rsidP="00A1591E">
            <w:pPr>
              <w:spacing w:before="77" w:line="194" w:lineRule="auto"/>
              <w:jc w:val="center"/>
              <w:outlineLvl w:val="3"/>
              <w:rPr>
                <w:rFonts w:ascii="Times New Roman" w:eastAsia="宋体" w:hAnsi="Times New Roman" w:cs="Times New Roman"/>
              </w:rPr>
            </w:pPr>
            <w:r>
              <w:rPr>
                <w:rFonts w:ascii="Times New Roman" w:eastAsia="宋体" w:hAnsi="Times New Roman" w:cs="Times New Roman" w:hint="eastAsia"/>
                <w:lang w:eastAsia="zh-CN"/>
              </w:rPr>
              <w:t>豆石</w:t>
            </w:r>
            <w:r>
              <w:rPr>
                <w:rFonts w:ascii="Times New Roman" w:eastAsia="宋体" w:hAnsi="Times New Roman" w:cs="Times New Roman" w:hint="eastAsia"/>
                <w:lang w:eastAsia="zh-CN"/>
              </w:rPr>
              <w:t>/(kg)</w:t>
            </w:r>
          </w:p>
        </w:tc>
        <w:tc>
          <w:tcPr>
            <w:tcW w:w="1056" w:type="dxa"/>
            <w:vAlign w:val="center"/>
          </w:tcPr>
          <w:p w14:paraId="1808DBE6" w14:textId="1603A495" w:rsidR="00794A6C" w:rsidRDefault="00794A6C" w:rsidP="00A1591E">
            <w:pPr>
              <w:spacing w:before="77" w:line="194" w:lineRule="auto"/>
              <w:jc w:val="center"/>
              <w:outlineLvl w:val="3"/>
              <w:rPr>
                <w:rFonts w:ascii="Times New Roman" w:eastAsia="宋体" w:hAnsi="Times New Roman" w:cs="Times New Roman"/>
              </w:rPr>
            </w:pPr>
            <w:r>
              <w:rPr>
                <w:rFonts w:ascii="Times New Roman" w:eastAsia="宋体" w:hAnsi="Times New Roman" w:cs="Times New Roman" w:hint="eastAsia"/>
                <w:lang w:eastAsia="zh-CN"/>
              </w:rPr>
              <w:t>水</w:t>
            </w:r>
            <w:r>
              <w:rPr>
                <w:rFonts w:ascii="Times New Roman" w:eastAsia="宋体" w:hAnsi="Times New Roman" w:cs="Times New Roman" w:hint="eastAsia"/>
                <w:lang w:eastAsia="zh-CN"/>
              </w:rPr>
              <w:t>/(kg)</w:t>
            </w:r>
          </w:p>
        </w:tc>
        <w:tc>
          <w:tcPr>
            <w:tcW w:w="1327" w:type="dxa"/>
            <w:vAlign w:val="center"/>
          </w:tcPr>
          <w:p w14:paraId="3C8265FA" w14:textId="5F5E5859" w:rsidR="00794A6C" w:rsidRDefault="00794A6C" w:rsidP="00A1591E">
            <w:pPr>
              <w:spacing w:before="77" w:line="194" w:lineRule="auto"/>
              <w:jc w:val="center"/>
              <w:outlineLvl w:val="3"/>
              <w:rPr>
                <w:rFonts w:ascii="Times New Roman" w:eastAsia="宋体" w:hAnsi="Times New Roman" w:cs="Times New Roman"/>
                <w:lang w:eastAsia="zh-CN"/>
              </w:rPr>
            </w:pPr>
            <w:r>
              <w:rPr>
                <w:rFonts w:ascii="Times New Roman" w:eastAsia="宋体" w:hAnsi="Times New Roman" w:cs="Times New Roman" w:hint="eastAsia"/>
                <w:lang w:eastAsia="zh-CN"/>
              </w:rPr>
              <w:t>外加剂</w:t>
            </w:r>
            <w:r>
              <w:rPr>
                <w:rFonts w:ascii="Times New Roman" w:eastAsia="宋体" w:hAnsi="Times New Roman" w:cs="Times New Roman" w:hint="eastAsia"/>
                <w:lang w:eastAsia="zh-CN"/>
              </w:rPr>
              <w:t>/(kg)</w:t>
            </w:r>
          </w:p>
        </w:tc>
      </w:tr>
      <w:tr w:rsidR="00794A6C" w14:paraId="7BF7C614" w14:textId="718F0F38" w:rsidTr="00A1591E">
        <w:trPr>
          <w:trHeight w:val="488"/>
          <w:jc w:val="center"/>
        </w:trPr>
        <w:tc>
          <w:tcPr>
            <w:tcW w:w="959" w:type="dxa"/>
            <w:vAlign w:val="center"/>
          </w:tcPr>
          <w:p w14:paraId="486F5681" w14:textId="41E5A145" w:rsidR="00794A6C" w:rsidRDefault="00794A6C" w:rsidP="00A1591E">
            <w:pPr>
              <w:spacing w:before="77" w:line="194" w:lineRule="auto"/>
              <w:jc w:val="center"/>
              <w:outlineLvl w:val="3"/>
              <w:rPr>
                <w:rFonts w:ascii="Times New Roman" w:eastAsia="宋体" w:hAnsi="Times New Roman" w:cs="Times New Roman"/>
                <w:lang w:eastAsia="zh-CN"/>
              </w:rPr>
            </w:pPr>
            <w:r>
              <w:rPr>
                <w:rFonts w:ascii="Times New Roman" w:eastAsia="宋体" w:hAnsi="Times New Roman" w:cs="Times New Roman" w:hint="eastAsia"/>
                <w:lang w:eastAsia="zh-CN"/>
              </w:rPr>
              <w:t>0.12</w:t>
            </w:r>
          </w:p>
        </w:tc>
        <w:tc>
          <w:tcPr>
            <w:tcW w:w="1276" w:type="dxa"/>
            <w:vAlign w:val="center"/>
          </w:tcPr>
          <w:p w14:paraId="725672FE" w14:textId="5209DEAD" w:rsidR="00794A6C" w:rsidRDefault="00794A6C" w:rsidP="00A1591E">
            <w:pPr>
              <w:spacing w:before="77" w:line="194" w:lineRule="auto"/>
              <w:jc w:val="center"/>
              <w:outlineLvl w:val="3"/>
              <w:rPr>
                <w:rFonts w:ascii="Times New Roman" w:eastAsia="宋体" w:hAnsi="Times New Roman" w:cs="Times New Roman"/>
                <w:lang w:eastAsia="zh-CN"/>
              </w:rPr>
            </w:pPr>
            <w:r>
              <w:rPr>
                <w:rFonts w:ascii="Times New Roman" w:eastAsia="宋体" w:hAnsi="Times New Roman" w:cs="Times New Roman" w:hint="eastAsia"/>
                <w:lang w:eastAsia="zh-CN"/>
              </w:rPr>
              <w:t>30.00</w:t>
            </w:r>
          </w:p>
        </w:tc>
        <w:tc>
          <w:tcPr>
            <w:tcW w:w="1275" w:type="dxa"/>
            <w:vAlign w:val="center"/>
          </w:tcPr>
          <w:p w14:paraId="79867C32" w14:textId="74128661" w:rsidR="00794A6C" w:rsidRDefault="00794A6C" w:rsidP="00A1591E">
            <w:pPr>
              <w:spacing w:before="77" w:line="194" w:lineRule="auto"/>
              <w:jc w:val="center"/>
              <w:outlineLvl w:val="3"/>
              <w:rPr>
                <w:rFonts w:ascii="Times New Roman" w:eastAsia="宋体" w:hAnsi="Times New Roman" w:cs="Times New Roman"/>
                <w:lang w:eastAsia="zh-CN"/>
              </w:rPr>
            </w:pPr>
            <w:r>
              <w:rPr>
                <w:rFonts w:ascii="Times New Roman" w:eastAsia="宋体" w:hAnsi="Times New Roman" w:cs="Times New Roman" w:hint="eastAsia"/>
                <w:lang w:eastAsia="zh-CN"/>
              </w:rPr>
              <w:t>10.00</w:t>
            </w:r>
          </w:p>
        </w:tc>
        <w:tc>
          <w:tcPr>
            <w:tcW w:w="1392" w:type="dxa"/>
            <w:vAlign w:val="center"/>
          </w:tcPr>
          <w:p w14:paraId="3757892B" w14:textId="1B42EEAB" w:rsidR="00794A6C" w:rsidRDefault="00794A6C" w:rsidP="00A1591E">
            <w:pPr>
              <w:spacing w:before="77" w:line="194" w:lineRule="auto"/>
              <w:jc w:val="center"/>
              <w:outlineLvl w:val="3"/>
              <w:rPr>
                <w:rFonts w:ascii="Times New Roman" w:eastAsia="宋体" w:hAnsi="Times New Roman" w:cs="Times New Roman"/>
                <w:lang w:eastAsia="zh-CN"/>
              </w:rPr>
            </w:pPr>
            <w:r>
              <w:rPr>
                <w:rFonts w:ascii="Times New Roman" w:eastAsia="宋体" w:hAnsi="Times New Roman" w:cs="Times New Roman" w:hint="eastAsia"/>
                <w:lang w:eastAsia="zh-CN"/>
              </w:rPr>
              <w:t>40.00</w:t>
            </w:r>
          </w:p>
        </w:tc>
        <w:tc>
          <w:tcPr>
            <w:tcW w:w="1238" w:type="dxa"/>
            <w:vAlign w:val="center"/>
          </w:tcPr>
          <w:p w14:paraId="34360BF7" w14:textId="3F78C14E" w:rsidR="00794A6C" w:rsidRDefault="00794A6C" w:rsidP="00A1591E">
            <w:pPr>
              <w:spacing w:before="77" w:line="194" w:lineRule="auto"/>
              <w:jc w:val="center"/>
              <w:outlineLvl w:val="3"/>
              <w:rPr>
                <w:rFonts w:ascii="Times New Roman" w:eastAsia="宋体" w:hAnsi="Times New Roman" w:cs="Times New Roman"/>
                <w:lang w:eastAsia="zh-CN"/>
              </w:rPr>
            </w:pPr>
            <w:r>
              <w:rPr>
                <w:rFonts w:ascii="Times New Roman" w:eastAsia="宋体" w:hAnsi="Times New Roman" w:cs="Times New Roman" w:hint="eastAsia"/>
                <w:lang w:eastAsia="zh-CN"/>
              </w:rPr>
              <w:t>20.00</w:t>
            </w:r>
          </w:p>
        </w:tc>
        <w:tc>
          <w:tcPr>
            <w:tcW w:w="1056" w:type="dxa"/>
            <w:vAlign w:val="center"/>
          </w:tcPr>
          <w:p w14:paraId="1875D84D" w14:textId="7E1C4418" w:rsidR="00794A6C" w:rsidRDefault="00794A6C" w:rsidP="00A1591E">
            <w:pPr>
              <w:spacing w:before="77" w:line="194" w:lineRule="auto"/>
              <w:jc w:val="center"/>
              <w:outlineLvl w:val="3"/>
              <w:rPr>
                <w:rFonts w:ascii="Times New Roman" w:eastAsia="宋体" w:hAnsi="Times New Roman" w:cs="Times New Roman"/>
                <w:lang w:eastAsia="zh-CN"/>
              </w:rPr>
            </w:pPr>
            <w:r>
              <w:rPr>
                <w:rFonts w:ascii="Times New Roman" w:eastAsia="宋体" w:hAnsi="Times New Roman" w:cs="Times New Roman" w:hint="eastAsia"/>
                <w:lang w:eastAsia="zh-CN"/>
              </w:rPr>
              <w:t>4.80</w:t>
            </w:r>
          </w:p>
        </w:tc>
        <w:tc>
          <w:tcPr>
            <w:tcW w:w="1327" w:type="dxa"/>
            <w:vAlign w:val="center"/>
          </w:tcPr>
          <w:p w14:paraId="1847CAA9" w14:textId="626E305B" w:rsidR="00794A6C" w:rsidRDefault="00794A6C" w:rsidP="00A1591E">
            <w:pPr>
              <w:spacing w:before="77" w:line="194" w:lineRule="auto"/>
              <w:jc w:val="center"/>
              <w:outlineLvl w:val="3"/>
              <w:rPr>
                <w:rFonts w:ascii="Times New Roman" w:eastAsia="宋体" w:hAnsi="Times New Roman" w:cs="Times New Roman"/>
                <w:lang w:eastAsia="zh-CN"/>
              </w:rPr>
            </w:pPr>
            <w:r>
              <w:rPr>
                <w:rFonts w:ascii="Times New Roman" w:eastAsia="宋体" w:hAnsi="Times New Roman" w:cs="Times New Roman" w:hint="eastAsia"/>
                <w:lang w:eastAsia="zh-CN"/>
              </w:rPr>
              <w:t>0.12</w:t>
            </w:r>
          </w:p>
        </w:tc>
      </w:tr>
    </w:tbl>
    <w:p w14:paraId="32FBC780" w14:textId="77777777" w:rsidR="00F911F4" w:rsidRDefault="00F911F4">
      <w:pPr>
        <w:spacing w:line="347" w:lineRule="auto"/>
        <w:rPr>
          <w:rFonts w:ascii="Times New Roman" w:eastAsia="宋体" w:hAnsi="Times New Roman" w:cs="Times New Roman"/>
          <w:lang w:eastAsia="zh-CN"/>
        </w:rPr>
      </w:pPr>
    </w:p>
    <w:p w14:paraId="0AE298F5" w14:textId="5394E808" w:rsidR="00F911F4" w:rsidRDefault="00000000" w:rsidP="004818BA">
      <w:pPr>
        <w:pStyle w:val="a3"/>
        <w:spacing w:before="37" w:line="274" w:lineRule="auto"/>
        <w:ind w:left="21" w:right="328" w:firstLine="420"/>
        <w:jc w:val="both"/>
        <w:rPr>
          <w:rFonts w:ascii="Times New Roman" w:hAnsi="Times New Roman" w:cs="Times New Roman"/>
          <w:sz w:val="21"/>
          <w:szCs w:val="21"/>
          <w:lang w:eastAsia="zh-CN"/>
        </w:rPr>
      </w:pPr>
      <w:r w:rsidRPr="004818BA">
        <w:rPr>
          <w:rFonts w:ascii="Times New Roman" w:hAnsi="Times New Roman" w:cs="Times New Roman"/>
          <w:sz w:val="21"/>
          <w:szCs w:val="21"/>
          <w:lang w:eastAsia="zh-CN"/>
        </w:rPr>
        <w:t>加载设备采用</w:t>
      </w:r>
      <w:r w:rsidR="004818BA" w:rsidRPr="004818BA">
        <w:rPr>
          <w:rFonts w:ascii="Times New Roman" w:hAnsi="Times New Roman" w:cs="Times New Roman" w:hint="eastAsia"/>
          <w:sz w:val="21"/>
          <w:szCs w:val="21"/>
          <w:lang w:eastAsia="zh-CN"/>
        </w:rPr>
        <w:t>华龙</w:t>
      </w:r>
      <w:r w:rsidR="004818BA" w:rsidRPr="004818BA">
        <w:rPr>
          <w:rFonts w:ascii="Times New Roman" w:hAnsi="Times New Roman" w:cs="Times New Roman" w:hint="eastAsia"/>
          <w:sz w:val="21"/>
          <w:szCs w:val="21"/>
          <w:lang w:eastAsia="zh-CN"/>
        </w:rPr>
        <w:t>5</w:t>
      </w:r>
      <w:r w:rsidR="004818BA" w:rsidRPr="004818BA">
        <w:rPr>
          <w:rFonts w:ascii="Times New Roman" w:hAnsi="Times New Roman" w:cs="Times New Roman" w:hint="eastAsia"/>
          <w:sz w:val="21"/>
          <w:szCs w:val="21"/>
          <w:lang w:eastAsia="zh-CN"/>
        </w:rPr>
        <w:t>吨试验机</w:t>
      </w:r>
      <w:r>
        <w:rPr>
          <w:rFonts w:ascii="Times New Roman" w:hAnsi="Times New Roman" w:cs="Times New Roman"/>
          <w:sz w:val="21"/>
          <w:szCs w:val="21"/>
          <w:lang w:eastAsia="zh-CN"/>
        </w:rPr>
        <w:t>，采用力加载控制方式</w:t>
      </w:r>
      <w:r w:rsidRPr="004818BA">
        <w:rPr>
          <w:rFonts w:ascii="Times New Roman" w:hAnsi="Times New Roman" w:cs="Times New Roman"/>
          <w:sz w:val="21"/>
          <w:szCs w:val="21"/>
          <w:lang w:eastAsia="zh-CN"/>
        </w:rPr>
        <w:t>，加载速率</w:t>
      </w:r>
      <w:r w:rsidRPr="004818BA">
        <w:rPr>
          <w:rFonts w:ascii="Times New Roman" w:hAnsi="Times New Roman" w:cs="Times New Roman"/>
          <w:sz w:val="21"/>
          <w:szCs w:val="21"/>
          <w:lang w:eastAsia="zh-CN"/>
        </w:rPr>
        <w:t>50N/s</w:t>
      </w:r>
      <w:r w:rsidRPr="004818BA">
        <w:rPr>
          <w:rFonts w:ascii="Times New Roman" w:hAnsi="Times New Roman" w:cs="Times New Roman"/>
          <w:sz w:val="21"/>
          <w:szCs w:val="21"/>
          <w:lang w:eastAsia="zh-CN"/>
        </w:rPr>
        <w:t>。试验过程中</w:t>
      </w:r>
      <w:r>
        <w:rPr>
          <w:rFonts w:ascii="Times New Roman" w:hAnsi="Times New Roman" w:cs="Times New Roman"/>
          <w:spacing w:val="-2"/>
          <w:sz w:val="21"/>
          <w:szCs w:val="21"/>
          <w:lang w:eastAsia="zh-CN"/>
        </w:rPr>
        <w:t>使用夹具固定试件，以确保荷</w:t>
      </w:r>
      <w:r>
        <w:rPr>
          <w:rFonts w:ascii="Times New Roman" w:hAnsi="Times New Roman" w:cs="Times New Roman"/>
          <w:spacing w:val="-3"/>
          <w:sz w:val="21"/>
          <w:szCs w:val="21"/>
          <w:lang w:eastAsia="zh-CN"/>
        </w:rPr>
        <w:t>载均匀分布</w:t>
      </w:r>
      <w:r>
        <w:rPr>
          <w:rFonts w:ascii="Times New Roman" w:hAnsi="Times New Roman" w:cs="Times New Roman" w:hint="eastAsia"/>
          <w:spacing w:val="-3"/>
          <w:sz w:val="21"/>
          <w:szCs w:val="21"/>
          <w:lang w:eastAsia="zh-CN"/>
        </w:rPr>
        <w:t>，</w:t>
      </w:r>
      <w:r w:rsidR="004818BA">
        <w:rPr>
          <w:rFonts w:ascii="Times New Roman" w:hAnsi="Times New Roman" w:cs="Times New Roman" w:hint="eastAsia"/>
          <w:spacing w:val="-2"/>
          <w:sz w:val="21"/>
          <w:szCs w:val="21"/>
          <w:lang w:eastAsia="zh-CN"/>
        </w:rPr>
        <w:t>加载装置见图</w:t>
      </w:r>
      <w:r w:rsidR="004818BA">
        <w:rPr>
          <w:rFonts w:ascii="Times New Roman" w:hAnsi="Times New Roman" w:cs="Times New Roman" w:hint="eastAsia"/>
          <w:spacing w:val="-2"/>
          <w:sz w:val="21"/>
          <w:szCs w:val="21"/>
          <w:lang w:eastAsia="zh-CN"/>
        </w:rPr>
        <w:t>1</w:t>
      </w:r>
      <w:r w:rsidR="004818BA">
        <w:rPr>
          <w:rFonts w:ascii="Times New Roman" w:hAnsi="Times New Roman" w:cs="Times New Roman" w:hint="eastAsia"/>
          <w:spacing w:val="-2"/>
          <w:sz w:val="21"/>
          <w:szCs w:val="21"/>
          <w:lang w:eastAsia="zh-CN"/>
        </w:rPr>
        <w:t>。</w:t>
      </w:r>
      <w:r w:rsidR="004818BA">
        <w:rPr>
          <w:rFonts w:ascii="Times New Roman" w:hAnsi="Times New Roman" w:cs="Times New Roman" w:hint="eastAsia"/>
          <w:spacing w:val="-3"/>
          <w:sz w:val="21"/>
          <w:szCs w:val="21"/>
          <w:lang w:eastAsia="zh-CN"/>
        </w:rPr>
        <w:t>试件使用专用夹具固定，以保证中心连线对齐试件中心线</w:t>
      </w:r>
      <w:r w:rsidR="004818BA">
        <w:rPr>
          <w:rFonts w:ascii="Times New Roman" w:hAnsi="Times New Roman" w:cs="Times New Roman" w:hint="eastAsia"/>
          <w:sz w:val="21"/>
          <w:szCs w:val="21"/>
          <w:lang w:eastAsia="zh-CN"/>
        </w:rPr>
        <w:t>，</w:t>
      </w:r>
      <w:r>
        <w:rPr>
          <w:rFonts w:ascii="Times New Roman" w:hAnsi="Times New Roman" w:cs="Times New Roman"/>
          <w:sz w:val="21"/>
          <w:szCs w:val="21"/>
          <w:lang w:eastAsia="zh-CN"/>
        </w:rPr>
        <w:t>防止加载过程出现偏心受压，将夹具竖直放在压力机的上下板</w:t>
      </w:r>
      <w:r>
        <w:rPr>
          <w:rFonts w:ascii="Times New Roman" w:hAnsi="Times New Roman" w:cs="Times New Roman"/>
          <w:spacing w:val="-1"/>
          <w:sz w:val="21"/>
          <w:szCs w:val="21"/>
          <w:lang w:eastAsia="zh-CN"/>
        </w:rPr>
        <w:t>面的</w:t>
      </w:r>
      <w:r>
        <w:rPr>
          <w:rFonts w:ascii="Times New Roman" w:hAnsi="Times New Roman" w:cs="Times New Roman"/>
          <w:spacing w:val="-2"/>
          <w:sz w:val="21"/>
          <w:szCs w:val="21"/>
          <w:lang w:eastAsia="zh-CN"/>
        </w:rPr>
        <w:t>中间位置。</w:t>
      </w:r>
      <w:r w:rsidR="004818BA">
        <w:rPr>
          <w:rFonts w:ascii="Times New Roman" w:hAnsi="Times New Roman" w:cs="Times New Roman" w:hint="eastAsia"/>
          <w:sz w:val="21"/>
          <w:szCs w:val="21"/>
          <w:lang w:eastAsia="zh-CN"/>
        </w:rPr>
        <w:t>正式加载前，需</w:t>
      </w:r>
      <w:r>
        <w:rPr>
          <w:rFonts w:ascii="Times New Roman" w:hAnsi="Times New Roman" w:cs="Times New Roman"/>
          <w:sz w:val="21"/>
          <w:szCs w:val="21"/>
          <w:lang w:eastAsia="zh-CN"/>
        </w:rPr>
        <w:t>预加载保证夹具表面与上、下承压板应均匀接触，开始加载直至试件破坏。</w:t>
      </w:r>
    </w:p>
    <w:p w14:paraId="3E7BCDE2" w14:textId="580DD918" w:rsidR="00F911F4" w:rsidRPr="006D6454" w:rsidRDefault="00710D17" w:rsidP="004818BA">
      <w:pPr>
        <w:pStyle w:val="a3"/>
        <w:spacing w:before="37" w:line="274" w:lineRule="auto"/>
        <w:ind w:left="23" w:right="329" w:firstLine="420"/>
        <w:jc w:val="both"/>
        <w:rPr>
          <w:rFonts w:ascii="Times New Roman" w:hAnsi="Times New Roman" w:cs="Times New Roman"/>
          <w:spacing w:val="-2"/>
          <w:sz w:val="21"/>
          <w:szCs w:val="21"/>
          <w:lang w:eastAsia="zh-CN"/>
        </w:rPr>
      </w:pPr>
      <w:r w:rsidRPr="00710D17">
        <w:rPr>
          <w:rFonts w:ascii="Times New Roman" w:hAnsi="Times New Roman" w:cs="Times New Roman"/>
          <w:noProof/>
          <w:spacing w:val="-2"/>
          <w:sz w:val="21"/>
          <w:szCs w:val="21"/>
          <w:lang w:eastAsia="zh-CN"/>
        </w:rPr>
        <w:lastRenderedPageBreak/>
        <w:drawing>
          <wp:inline distT="0" distB="0" distL="0" distR="0" wp14:anchorId="3238246A" wp14:editId="6C31C6D9">
            <wp:extent cx="5274945" cy="2826385"/>
            <wp:effectExtent l="0" t="0" r="19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945" cy="2826385"/>
                    </a:xfrm>
                    <a:prstGeom prst="rect">
                      <a:avLst/>
                    </a:prstGeom>
                  </pic:spPr>
                </pic:pic>
              </a:graphicData>
            </a:graphic>
          </wp:inline>
        </w:drawing>
      </w:r>
    </w:p>
    <w:p w14:paraId="2E963237" w14:textId="44C674C8" w:rsidR="00F911F4" w:rsidRDefault="00000000">
      <w:pPr>
        <w:pStyle w:val="a3"/>
        <w:spacing w:before="37" w:line="274" w:lineRule="auto"/>
        <w:ind w:right="328"/>
        <w:jc w:val="center"/>
        <w:rPr>
          <w:rFonts w:ascii="Times New Roman" w:hAnsi="Times New Roman" w:cs="Times New Roman"/>
          <w:sz w:val="21"/>
          <w:szCs w:val="21"/>
          <w:lang w:eastAsia="zh-CN"/>
        </w:rPr>
      </w:pPr>
      <w:r>
        <w:rPr>
          <w:rFonts w:ascii="Times New Roman" w:hAnsi="Times New Roman" w:cs="Times New Roman"/>
          <w:sz w:val="21"/>
          <w:szCs w:val="21"/>
          <w:lang w:eastAsia="zh-CN"/>
        </w:rPr>
        <w:t>图</w:t>
      </w:r>
      <w:r>
        <w:rPr>
          <w:rFonts w:ascii="Times New Roman" w:hAnsi="Times New Roman" w:cs="Times New Roman"/>
          <w:sz w:val="21"/>
          <w:szCs w:val="21"/>
          <w:lang w:eastAsia="zh-CN"/>
        </w:rPr>
        <w:t xml:space="preserve">1 </w:t>
      </w:r>
      <w:r>
        <w:rPr>
          <w:rFonts w:ascii="Times New Roman" w:hAnsi="Times New Roman" w:cs="Times New Roman"/>
          <w:sz w:val="21"/>
          <w:szCs w:val="21"/>
          <w:lang w:eastAsia="zh-CN"/>
        </w:rPr>
        <w:t>声发射</w:t>
      </w:r>
      <w:r w:rsidR="007C7B76">
        <w:rPr>
          <w:rFonts w:ascii="Times New Roman" w:hAnsi="Times New Roman" w:cs="Times New Roman" w:hint="eastAsia"/>
          <w:sz w:val="21"/>
          <w:szCs w:val="21"/>
          <w:lang w:eastAsia="zh-CN"/>
        </w:rPr>
        <w:t>加载系统及</w:t>
      </w:r>
      <w:r>
        <w:rPr>
          <w:rFonts w:ascii="Times New Roman" w:hAnsi="Times New Roman" w:cs="Times New Roman"/>
          <w:sz w:val="21"/>
          <w:szCs w:val="21"/>
          <w:lang w:eastAsia="zh-CN"/>
        </w:rPr>
        <w:t>探头布置</w:t>
      </w:r>
    </w:p>
    <w:p w14:paraId="53113D06" w14:textId="6F9165CB" w:rsidR="00F911F4" w:rsidRDefault="00000000">
      <w:pPr>
        <w:spacing w:before="257" w:line="232" w:lineRule="auto"/>
        <w:ind w:left="20"/>
        <w:outlineLvl w:val="1"/>
        <w:rPr>
          <w:rFonts w:ascii="Times New Roman" w:eastAsia="宋体" w:hAnsi="Times New Roman" w:cs="Times New Roman"/>
          <w:spacing w:val="-4"/>
          <w:sz w:val="28"/>
          <w:szCs w:val="28"/>
          <w:lang w:eastAsia="zh-CN"/>
        </w:rPr>
      </w:pPr>
      <w:r>
        <w:rPr>
          <w:rFonts w:ascii="Times New Roman" w:eastAsia="宋体" w:hAnsi="Times New Roman" w:cs="Times New Roman"/>
          <w:spacing w:val="-4"/>
          <w:sz w:val="28"/>
          <w:szCs w:val="28"/>
          <w:lang w:eastAsia="zh-CN"/>
        </w:rPr>
        <w:t>2.</w:t>
      </w:r>
      <w:r w:rsidR="004818BA">
        <w:rPr>
          <w:rFonts w:ascii="Times New Roman" w:eastAsia="宋体" w:hAnsi="Times New Roman" w:cs="Times New Roman" w:hint="eastAsia"/>
          <w:spacing w:val="-4"/>
          <w:sz w:val="28"/>
          <w:szCs w:val="28"/>
          <w:lang w:eastAsia="zh-CN"/>
        </w:rPr>
        <w:t xml:space="preserve">2 </w:t>
      </w:r>
      <w:r w:rsidR="004818BA">
        <w:rPr>
          <w:rFonts w:ascii="Times New Roman" w:eastAsia="宋体" w:hAnsi="Times New Roman" w:cs="Times New Roman" w:hint="eastAsia"/>
          <w:spacing w:val="-4"/>
          <w:sz w:val="28"/>
          <w:szCs w:val="28"/>
          <w:lang w:eastAsia="zh-CN"/>
        </w:rPr>
        <w:t>声发射监测与数据采集</w:t>
      </w:r>
    </w:p>
    <w:p w14:paraId="61DF73DF" w14:textId="77777777" w:rsidR="007C7B76" w:rsidRDefault="007C7B76">
      <w:pPr>
        <w:spacing w:before="257" w:line="232" w:lineRule="auto"/>
        <w:ind w:left="20"/>
        <w:outlineLvl w:val="1"/>
        <w:rPr>
          <w:rFonts w:ascii="Times New Roman" w:eastAsia="宋体" w:hAnsi="Times New Roman" w:cs="Times New Roman"/>
          <w:spacing w:val="-4"/>
          <w:sz w:val="28"/>
          <w:szCs w:val="28"/>
          <w:lang w:eastAsia="zh-CN"/>
        </w:rPr>
      </w:pPr>
    </w:p>
    <w:p w14:paraId="0B21BBBD" w14:textId="39D714A9" w:rsidR="0095458B" w:rsidRPr="00135EC0" w:rsidRDefault="0095458B" w:rsidP="0095458B">
      <w:pPr>
        <w:spacing w:line="360" w:lineRule="auto"/>
        <w:ind w:firstLineChars="200" w:firstLine="416"/>
        <w:outlineLvl w:val="1"/>
        <w:rPr>
          <w:rFonts w:ascii="Times New Roman" w:eastAsia="宋体" w:hAnsi="Times New Roman" w:cs="Times New Roman"/>
          <w:spacing w:val="-2"/>
          <w:lang w:eastAsia="zh-CN"/>
        </w:rPr>
      </w:pPr>
      <w:r w:rsidRPr="00974B3D">
        <w:rPr>
          <w:rFonts w:ascii="Times New Roman" w:eastAsia="宋体" w:hAnsi="Times New Roman" w:cs="Times New Roman" w:hint="eastAsia"/>
          <w:spacing w:val="-2"/>
          <w:lang w:eastAsia="zh-CN"/>
        </w:rPr>
        <w:t>在劈裂加载过程中，采用德国</w:t>
      </w:r>
      <w:r w:rsidRPr="00974B3D">
        <w:rPr>
          <w:rFonts w:ascii="Times New Roman" w:eastAsia="宋体" w:hAnsi="Times New Roman" w:cs="Times New Roman"/>
          <w:spacing w:val="-2"/>
          <w:lang w:eastAsia="zh-CN"/>
        </w:rPr>
        <w:t xml:space="preserve"> Vallen Systeme GmbH</w:t>
      </w:r>
      <w:r w:rsidRPr="00974B3D">
        <w:rPr>
          <w:rFonts w:ascii="Times New Roman" w:eastAsia="宋体" w:hAnsi="Times New Roman" w:cs="Times New Roman" w:hint="eastAsia"/>
          <w:spacing w:val="-2"/>
          <w:lang w:eastAsia="zh-CN"/>
        </w:rPr>
        <w:t xml:space="preserve"> </w:t>
      </w:r>
      <w:r w:rsidRPr="00974B3D">
        <w:rPr>
          <w:rFonts w:ascii="Times New Roman" w:eastAsia="宋体" w:hAnsi="Times New Roman" w:cs="Times New Roman" w:hint="eastAsia"/>
          <w:spacing w:val="-2"/>
          <w:lang w:eastAsia="zh-CN"/>
        </w:rPr>
        <w:t>的</w:t>
      </w:r>
      <w:r w:rsidRPr="00974B3D">
        <w:rPr>
          <w:rFonts w:ascii="Times New Roman" w:eastAsia="宋体" w:hAnsi="Times New Roman" w:cs="Times New Roman"/>
          <w:spacing w:val="-2"/>
          <w:lang w:eastAsia="zh-CN"/>
        </w:rPr>
        <w:t xml:space="preserve"> AMSY-6 </w:t>
      </w:r>
      <w:r w:rsidRPr="00974B3D">
        <w:rPr>
          <w:rFonts w:ascii="Times New Roman" w:eastAsia="宋体" w:hAnsi="Times New Roman" w:cs="Times New Roman" w:hint="eastAsia"/>
          <w:spacing w:val="-2"/>
          <w:lang w:eastAsia="zh-CN"/>
        </w:rPr>
        <w:t>多通道声发射监测系统采集混凝土损伤产生的声发射信号。系统由两只谐振式压电传感器、前置放大器、信号处理单元和波形采集模块组成。传感器型号为</w:t>
      </w:r>
      <w:r w:rsidR="00974B3D" w:rsidRPr="00974B3D">
        <w:rPr>
          <w:rFonts w:ascii="Times New Roman" w:eastAsia="宋体" w:hAnsi="Times New Roman" w:cs="Times New Roman" w:hint="eastAsia"/>
          <w:spacing w:val="-2"/>
          <w:lang w:eastAsia="zh-CN"/>
        </w:rPr>
        <w:t>vallen VS45-H</w:t>
      </w:r>
      <w:r w:rsidRPr="00974B3D">
        <w:rPr>
          <w:rFonts w:ascii="Times New Roman" w:eastAsia="宋体" w:hAnsi="Times New Roman" w:cs="Times New Roman" w:hint="eastAsia"/>
          <w:spacing w:val="-2"/>
          <w:lang w:eastAsia="zh-CN"/>
        </w:rPr>
        <w:t>，标称谐振频率为</w:t>
      </w:r>
      <w:r w:rsidR="00974B3D" w:rsidRPr="00974B3D">
        <w:rPr>
          <w:rFonts w:ascii="Times New Roman" w:eastAsia="宋体" w:hAnsi="Times New Roman" w:cs="Times New Roman" w:hint="eastAsia"/>
          <w:spacing w:val="-2"/>
          <w:lang w:eastAsia="zh-CN"/>
        </w:rPr>
        <w:t>280</w:t>
      </w:r>
      <w:r w:rsidRPr="00974B3D">
        <w:rPr>
          <w:rFonts w:ascii="Times New Roman" w:eastAsia="宋体" w:hAnsi="Times New Roman" w:cs="Times New Roman"/>
          <w:spacing w:val="-2"/>
          <w:lang w:eastAsia="zh-CN"/>
        </w:rPr>
        <w:t>kHz</w:t>
      </w:r>
      <w:r w:rsidRPr="00974B3D">
        <w:rPr>
          <w:rFonts w:ascii="Times New Roman" w:eastAsia="宋体" w:hAnsi="Times New Roman" w:cs="Times New Roman" w:hint="eastAsia"/>
          <w:spacing w:val="-2"/>
          <w:lang w:eastAsia="zh-CN"/>
        </w:rPr>
        <w:t>，有效工作频率范围为</w:t>
      </w:r>
      <w:r w:rsidR="00974B3D" w:rsidRPr="00974B3D">
        <w:rPr>
          <w:rFonts w:ascii="Times New Roman" w:eastAsia="宋体" w:hAnsi="Times New Roman" w:cs="Times New Roman" w:hint="eastAsia"/>
          <w:spacing w:val="-2"/>
          <w:lang w:eastAsia="zh-CN"/>
        </w:rPr>
        <w:t xml:space="preserve">20-450 </w:t>
      </w:r>
      <w:r w:rsidRPr="00974B3D">
        <w:rPr>
          <w:rFonts w:ascii="Times New Roman" w:eastAsia="宋体" w:hAnsi="Times New Roman" w:cs="Times New Roman"/>
          <w:spacing w:val="-2"/>
          <w:lang w:eastAsia="zh-CN"/>
        </w:rPr>
        <w:t>kHz</w:t>
      </w:r>
      <w:r w:rsidRPr="00974B3D">
        <w:rPr>
          <w:rFonts w:ascii="Times New Roman" w:eastAsia="宋体" w:hAnsi="Times New Roman" w:cs="Times New Roman" w:hint="eastAsia"/>
          <w:spacing w:val="-2"/>
          <w:lang w:eastAsia="zh-CN"/>
        </w:rPr>
        <w:t>。</w:t>
      </w:r>
      <w:r w:rsidRPr="00135EC0">
        <w:rPr>
          <w:rFonts w:ascii="Times New Roman" w:eastAsia="宋体" w:hAnsi="Times New Roman" w:cs="Times New Roman" w:hint="eastAsia"/>
          <w:spacing w:val="-2"/>
          <w:lang w:eastAsia="zh-CN"/>
        </w:rPr>
        <w:t>各传感器分别接入</w:t>
      </w:r>
      <w:r w:rsidRPr="00135EC0">
        <w:rPr>
          <w:rFonts w:ascii="Times New Roman" w:eastAsia="宋体" w:hAnsi="Times New Roman" w:cs="Times New Roman"/>
          <w:spacing w:val="-2"/>
          <w:lang w:eastAsia="zh-CN"/>
        </w:rPr>
        <w:t xml:space="preserve"> CH1 </w:t>
      </w:r>
      <w:r w:rsidRPr="00135EC0">
        <w:rPr>
          <w:rFonts w:ascii="Times New Roman" w:eastAsia="宋体" w:hAnsi="Times New Roman" w:cs="Times New Roman" w:hint="eastAsia"/>
          <w:spacing w:val="-2"/>
          <w:lang w:eastAsia="zh-CN"/>
        </w:rPr>
        <w:t>和</w:t>
      </w:r>
      <w:r w:rsidRPr="00135EC0">
        <w:rPr>
          <w:rFonts w:ascii="Times New Roman" w:eastAsia="宋体" w:hAnsi="Times New Roman" w:cs="Times New Roman"/>
          <w:spacing w:val="-2"/>
          <w:lang w:eastAsia="zh-CN"/>
        </w:rPr>
        <w:t xml:space="preserve"> CH2 </w:t>
      </w:r>
      <w:r w:rsidRPr="00135EC0">
        <w:rPr>
          <w:rFonts w:ascii="Times New Roman" w:eastAsia="宋体" w:hAnsi="Times New Roman" w:cs="Times New Roman" w:hint="eastAsia"/>
          <w:spacing w:val="-2"/>
          <w:lang w:eastAsia="zh-CN"/>
        </w:rPr>
        <w:t>通道，前置放大器型号为</w:t>
      </w:r>
      <w:r w:rsidR="00135EC0">
        <w:rPr>
          <w:rFonts w:ascii="Times New Roman" w:eastAsia="宋体" w:hAnsi="Times New Roman" w:cs="Times New Roman" w:hint="eastAsia"/>
          <w:spacing w:val="-2"/>
          <w:lang w:eastAsia="zh-CN"/>
        </w:rPr>
        <w:t>AEP5</w:t>
      </w:r>
      <w:r w:rsidRPr="00135EC0">
        <w:rPr>
          <w:rFonts w:ascii="Times New Roman" w:eastAsia="宋体" w:hAnsi="Times New Roman" w:cs="Times New Roman" w:hint="eastAsia"/>
          <w:spacing w:val="-2"/>
          <w:lang w:eastAsia="zh-CN"/>
        </w:rPr>
        <w:t>，增益设置为</w:t>
      </w:r>
      <w:r w:rsidRPr="00135EC0">
        <w:rPr>
          <w:rFonts w:ascii="Times New Roman" w:eastAsia="宋体" w:hAnsi="Times New Roman" w:cs="Times New Roman"/>
          <w:spacing w:val="-2"/>
          <w:lang w:eastAsia="zh-CN"/>
        </w:rPr>
        <w:t>34 dB</w:t>
      </w:r>
      <w:r w:rsidRPr="00135EC0">
        <w:rPr>
          <w:rFonts w:ascii="Times New Roman" w:eastAsia="宋体" w:hAnsi="Times New Roman" w:cs="Times New Roman" w:hint="eastAsia"/>
          <w:spacing w:val="-2"/>
          <w:lang w:eastAsia="zh-CN"/>
        </w:rPr>
        <w:t>。</w:t>
      </w:r>
    </w:p>
    <w:p w14:paraId="282BF117" w14:textId="4FB84100" w:rsidR="0095458B" w:rsidRPr="00991EA5" w:rsidRDefault="0095458B" w:rsidP="0095458B">
      <w:pPr>
        <w:spacing w:line="360" w:lineRule="auto"/>
        <w:ind w:firstLineChars="200" w:firstLine="416"/>
        <w:outlineLvl w:val="1"/>
        <w:rPr>
          <w:rFonts w:ascii="Times New Roman" w:eastAsia="宋体" w:hAnsi="Times New Roman" w:cs="Times New Roman"/>
          <w:spacing w:val="-2"/>
          <w:lang w:eastAsia="zh-CN"/>
        </w:rPr>
      </w:pPr>
      <w:r w:rsidRPr="00991EA5">
        <w:rPr>
          <w:rFonts w:ascii="Times New Roman" w:eastAsia="宋体" w:hAnsi="Times New Roman" w:cs="Times New Roman" w:hint="eastAsia"/>
          <w:spacing w:val="-2"/>
          <w:lang w:eastAsia="zh-CN"/>
        </w:rPr>
        <w:t>两只传感器沿试件监测面的水平直径对称布置，传感器中心距试件圆心均为</w:t>
      </w:r>
      <w:r w:rsidR="00125610">
        <w:rPr>
          <w:rFonts w:ascii="Times New Roman" w:eastAsia="宋体" w:hAnsi="Times New Roman" w:cs="Times New Roman" w:hint="eastAsia"/>
          <w:spacing w:val="-2"/>
          <w:lang w:eastAsia="zh-CN"/>
        </w:rPr>
        <w:t>25</w:t>
      </w:r>
      <w:r w:rsidRPr="00991EA5">
        <w:rPr>
          <w:rFonts w:ascii="Times New Roman" w:eastAsia="宋体" w:hAnsi="Times New Roman" w:cs="Times New Roman"/>
          <w:spacing w:val="-2"/>
          <w:lang w:eastAsia="zh-CN"/>
        </w:rPr>
        <w:t>mm</w:t>
      </w:r>
      <w:r w:rsidRPr="00991EA5">
        <w:rPr>
          <w:rFonts w:ascii="Times New Roman" w:eastAsia="宋体" w:hAnsi="Times New Roman" w:cs="Times New Roman" w:hint="eastAsia"/>
          <w:spacing w:val="-2"/>
          <w:lang w:eastAsia="zh-CN"/>
        </w:rPr>
        <w:t>，中心间距为</w:t>
      </w:r>
      <w:r w:rsidR="00125610">
        <w:rPr>
          <w:rFonts w:ascii="Times New Roman" w:eastAsia="宋体" w:hAnsi="Times New Roman" w:cs="Times New Roman" w:hint="eastAsia"/>
          <w:spacing w:val="-2"/>
          <w:lang w:eastAsia="zh-CN"/>
        </w:rPr>
        <w:t>50</w:t>
      </w:r>
      <w:r w:rsidRPr="00991EA5">
        <w:rPr>
          <w:rFonts w:ascii="Times New Roman" w:eastAsia="宋体" w:hAnsi="Times New Roman" w:cs="Times New Roman"/>
          <w:spacing w:val="-2"/>
          <w:lang w:eastAsia="zh-CN"/>
        </w:rPr>
        <w:t>mm</w:t>
      </w:r>
      <w:r w:rsidRPr="00991EA5">
        <w:rPr>
          <w:rFonts w:ascii="Times New Roman" w:eastAsia="宋体" w:hAnsi="Times New Roman" w:cs="Times New Roman" w:hint="eastAsia"/>
          <w:spacing w:val="-2"/>
          <w:lang w:eastAsia="zh-CN"/>
        </w:rPr>
        <w:t>，具体布置见图</w:t>
      </w:r>
      <w:r w:rsidRPr="00991EA5">
        <w:rPr>
          <w:rFonts w:ascii="Times New Roman" w:eastAsia="宋体" w:hAnsi="Times New Roman" w:cs="Times New Roman"/>
          <w:spacing w:val="-2"/>
          <w:lang w:eastAsia="zh-CN"/>
        </w:rPr>
        <w:t>1</w:t>
      </w:r>
      <w:r w:rsidRPr="00991EA5">
        <w:rPr>
          <w:rFonts w:ascii="Times New Roman" w:eastAsia="宋体" w:hAnsi="Times New Roman" w:cs="Times New Roman" w:hint="eastAsia"/>
          <w:spacing w:val="-2"/>
          <w:lang w:eastAsia="zh-CN"/>
        </w:rPr>
        <w:t>。安装前，对传感器安装区域进行打磨和清洁，以减小表面不平整对信号传递的影响。随后，在传感器与混凝土表面之间均匀涂覆</w:t>
      </w:r>
      <w:r w:rsidR="00C066D3">
        <w:rPr>
          <w:rFonts w:ascii="Times New Roman" w:eastAsia="宋体" w:hAnsi="Times New Roman" w:cs="Times New Roman" w:hint="eastAsia"/>
          <w:spacing w:val="-2"/>
          <w:lang w:eastAsia="zh-CN"/>
        </w:rPr>
        <w:t>道康宁高真空润滑脂</w:t>
      </w:r>
      <w:r w:rsidRPr="00991EA5">
        <w:rPr>
          <w:rFonts w:ascii="Times New Roman" w:eastAsia="宋体" w:hAnsi="Times New Roman" w:cs="Times New Roman" w:hint="eastAsia"/>
          <w:spacing w:val="-2"/>
          <w:lang w:eastAsia="zh-CN"/>
        </w:rPr>
        <w:t>，并采用胶带施加稳定的接触压力。</w:t>
      </w:r>
    </w:p>
    <w:p w14:paraId="38CCD85F" w14:textId="6CBD790A" w:rsidR="0095458B" w:rsidRPr="00991EA5" w:rsidRDefault="0095458B" w:rsidP="0095458B">
      <w:pPr>
        <w:spacing w:line="360" w:lineRule="auto"/>
        <w:ind w:firstLineChars="200" w:firstLine="416"/>
        <w:outlineLvl w:val="1"/>
        <w:rPr>
          <w:rFonts w:ascii="Times New Roman" w:eastAsia="宋体" w:hAnsi="Times New Roman" w:cs="Times New Roman"/>
          <w:spacing w:val="-2"/>
          <w:lang w:eastAsia="zh-CN"/>
        </w:rPr>
      </w:pPr>
      <w:r w:rsidRPr="00991EA5">
        <w:rPr>
          <w:rFonts w:ascii="Times New Roman" w:eastAsia="宋体" w:hAnsi="Times New Roman" w:cs="Times New Roman" w:hint="eastAsia"/>
          <w:spacing w:val="-2"/>
          <w:lang w:eastAsia="zh-CN"/>
        </w:rPr>
        <w:t>正式加载前，在两传感器连线的中点进行标准断铅试验，以核查各通道的响应一致性和传感器耦合状态。每个测点重复断铅</w:t>
      </w:r>
      <w:r w:rsidR="00C066D3">
        <w:rPr>
          <w:rFonts w:ascii="Times New Roman" w:eastAsia="宋体" w:hAnsi="Times New Roman" w:cs="Times New Roman" w:hint="eastAsia"/>
          <w:spacing w:val="-2"/>
          <w:lang w:eastAsia="zh-CN"/>
        </w:rPr>
        <w:t>2-3</w:t>
      </w:r>
      <w:r w:rsidRPr="00991EA5">
        <w:rPr>
          <w:rFonts w:ascii="Times New Roman" w:eastAsia="宋体" w:hAnsi="Times New Roman" w:cs="Times New Roman" w:hint="eastAsia"/>
          <w:spacing w:val="-2"/>
          <w:lang w:eastAsia="zh-CN"/>
        </w:rPr>
        <w:t>次，并比较两通道信号的峰值幅度、首波到达时间和信噪比。</w:t>
      </w:r>
    </w:p>
    <w:p w14:paraId="700CCBC0" w14:textId="0B40786E" w:rsidR="00F911F4" w:rsidRDefault="0095458B" w:rsidP="00E751EE">
      <w:pPr>
        <w:spacing w:line="360" w:lineRule="auto"/>
        <w:ind w:firstLineChars="200" w:firstLine="416"/>
        <w:outlineLvl w:val="1"/>
        <w:rPr>
          <w:rFonts w:ascii="Times New Roman" w:eastAsia="宋体" w:hAnsi="Times New Roman" w:cs="Times New Roman"/>
          <w:spacing w:val="-2"/>
          <w:lang w:eastAsia="zh-CN"/>
        </w:rPr>
      </w:pPr>
      <w:r w:rsidRPr="00991EA5">
        <w:rPr>
          <w:rFonts w:ascii="Times New Roman" w:eastAsia="宋体" w:hAnsi="Times New Roman" w:cs="Times New Roman" w:hint="eastAsia"/>
          <w:spacing w:val="-2"/>
          <w:lang w:eastAsia="zh-CN"/>
        </w:rPr>
        <w:t>声发射信号采用连续波形模式记录，采样率设置为</w:t>
      </w:r>
      <w:r w:rsidRPr="00991EA5">
        <w:rPr>
          <w:rFonts w:ascii="Times New Roman" w:eastAsia="宋体" w:hAnsi="Times New Roman" w:cs="Times New Roman"/>
          <w:spacing w:val="-2"/>
          <w:lang w:eastAsia="zh-CN"/>
        </w:rPr>
        <w:t>1 M</w:t>
      </w:r>
      <w:r>
        <w:rPr>
          <w:rFonts w:ascii="Times New Roman" w:eastAsia="宋体" w:hAnsi="Times New Roman" w:cs="Times New Roman" w:hint="eastAsia"/>
          <w:spacing w:val="-2"/>
          <w:lang w:eastAsia="zh-CN"/>
        </w:rPr>
        <w:t>Hz</w:t>
      </w:r>
      <w:r w:rsidRPr="00991EA5">
        <w:rPr>
          <w:rFonts w:ascii="Times New Roman" w:eastAsia="宋体" w:hAnsi="Times New Roman" w:cs="Times New Roman" w:hint="eastAsia"/>
          <w:spacing w:val="-2"/>
          <w:lang w:eastAsia="zh-CN"/>
        </w:rPr>
        <w:t>，采集系统带通滤波范围设置为</w:t>
      </w:r>
      <w:r w:rsidRPr="00991EA5">
        <w:rPr>
          <w:rFonts w:ascii="Times New Roman" w:eastAsia="宋体" w:hAnsi="Times New Roman" w:cs="Times New Roman"/>
          <w:spacing w:val="-2"/>
          <w:lang w:eastAsia="zh-CN"/>
        </w:rPr>
        <w:t>20</w:t>
      </w:r>
      <w:r w:rsidRPr="00991EA5">
        <w:rPr>
          <w:rFonts w:ascii="Times New Roman" w:eastAsia="宋体" w:hAnsi="Times New Roman" w:cs="Times New Roman" w:hint="eastAsia"/>
          <w:spacing w:val="-2"/>
          <w:lang w:eastAsia="zh-CN"/>
        </w:rPr>
        <w:t>～</w:t>
      </w:r>
      <w:r w:rsidRPr="00991EA5">
        <w:rPr>
          <w:rFonts w:ascii="Times New Roman" w:eastAsia="宋体" w:hAnsi="Times New Roman" w:cs="Times New Roman"/>
          <w:spacing w:val="-2"/>
          <w:lang w:eastAsia="zh-CN"/>
        </w:rPr>
        <w:t>300 kHz</w:t>
      </w:r>
      <w:r w:rsidRPr="00991EA5">
        <w:rPr>
          <w:rFonts w:ascii="Times New Roman" w:eastAsia="宋体" w:hAnsi="Times New Roman" w:cs="Times New Roman" w:hint="eastAsia"/>
          <w:spacing w:val="-2"/>
          <w:lang w:eastAsia="zh-CN"/>
        </w:rPr>
        <w:t>。声发射采集</w:t>
      </w:r>
      <w:r w:rsidR="00C066D3">
        <w:rPr>
          <w:rFonts w:ascii="Times New Roman" w:eastAsia="宋体" w:hAnsi="Times New Roman" w:cs="Times New Roman" w:hint="eastAsia"/>
          <w:spacing w:val="-2"/>
          <w:lang w:eastAsia="zh-CN"/>
        </w:rPr>
        <w:t>与加载同步进行，</w:t>
      </w:r>
      <w:r w:rsidRPr="00991EA5">
        <w:rPr>
          <w:rFonts w:ascii="Times New Roman" w:eastAsia="宋体" w:hAnsi="Times New Roman" w:cs="Times New Roman" w:hint="eastAsia"/>
          <w:spacing w:val="-2"/>
          <w:lang w:eastAsia="zh-CN"/>
        </w:rPr>
        <w:t>并持续至</w:t>
      </w:r>
      <w:r w:rsidR="00C066D3">
        <w:rPr>
          <w:rFonts w:ascii="Times New Roman" w:eastAsia="宋体" w:hAnsi="Times New Roman" w:cs="Times New Roman" w:hint="eastAsia"/>
          <w:spacing w:val="-2"/>
          <w:lang w:eastAsia="zh-CN"/>
        </w:rPr>
        <w:t>峰值荷载的</w:t>
      </w:r>
      <w:r w:rsidR="00FB0559">
        <w:rPr>
          <w:rFonts w:ascii="Times New Roman" w:eastAsia="宋体" w:hAnsi="Times New Roman" w:cs="Times New Roman" w:hint="eastAsia"/>
          <w:spacing w:val="-2"/>
          <w:lang w:eastAsia="zh-CN"/>
        </w:rPr>
        <w:t>60%</w:t>
      </w:r>
      <w:r w:rsidRPr="00991EA5">
        <w:rPr>
          <w:rFonts w:ascii="Times New Roman" w:eastAsia="宋体" w:hAnsi="Times New Roman" w:cs="Times New Roman" w:hint="eastAsia"/>
          <w:spacing w:val="-2"/>
          <w:lang w:eastAsia="zh-CN"/>
        </w:rPr>
        <w:t>。声发射系统、材料试验机与数字图像相关系统通过人工时间标记进行时间对齐，从而实现声发射特征、荷载变化及表面裂缝演化过程的对应分析。</w:t>
      </w:r>
    </w:p>
    <w:p w14:paraId="6114D2BF" w14:textId="52A09C32" w:rsidR="007C7B76" w:rsidRDefault="007C7B76" w:rsidP="007C7B76">
      <w:pPr>
        <w:spacing w:before="257" w:line="232" w:lineRule="auto"/>
        <w:ind w:left="20"/>
        <w:outlineLvl w:val="1"/>
        <w:rPr>
          <w:rFonts w:ascii="Times New Roman" w:eastAsia="宋体" w:hAnsi="Times New Roman" w:cs="Times New Roman"/>
          <w:spacing w:val="-4"/>
          <w:sz w:val="28"/>
          <w:szCs w:val="28"/>
          <w:lang w:eastAsia="zh-CN"/>
        </w:rPr>
      </w:pPr>
      <w:r w:rsidRPr="007C7B76">
        <w:rPr>
          <w:rFonts w:ascii="Times New Roman" w:eastAsia="宋体" w:hAnsi="Times New Roman" w:cs="Times New Roman" w:hint="eastAsia"/>
          <w:spacing w:val="-4"/>
          <w:sz w:val="28"/>
          <w:szCs w:val="28"/>
          <w:lang w:eastAsia="zh-CN"/>
        </w:rPr>
        <w:t xml:space="preserve">2.3 </w:t>
      </w:r>
      <w:r w:rsidRPr="007C7B76">
        <w:rPr>
          <w:rFonts w:ascii="Times New Roman" w:eastAsia="宋体" w:hAnsi="Times New Roman" w:cs="Times New Roman" w:hint="eastAsia"/>
          <w:spacing w:val="-4"/>
          <w:sz w:val="28"/>
          <w:szCs w:val="28"/>
          <w:lang w:eastAsia="zh-CN"/>
        </w:rPr>
        <w:t>高速相机图像采集</w:t>
      </w:r>
    </w:p>
    <w:p w14:paraId="6C47E2A6" w14:textId="3A4B2A81" w:rsidR="007C7B76" w:rsidRPr="00D74CAC" w:rsidRDefault="007C7B76" w:rsidP="00D74CAC">
      <w:pPr>
        <w:pStyle w:val="a3"/>
        <w:spacing w:before="37" w:line="274" w:lineRule="auto"/>
        <w:ind w:left="21" w:right="328" w:firstLine="420"/>
        <w:jc w:val="both"/>
        <w:rPr>
          <w:rFonts w:ascii="Times New Roman" w:hAnsi="Times New Roman" w:cs="Times New Roman"/>
          <w:spacing w:val="-2"/>
          <w:sz w:val="21"/>
          <w:szCs w:val="21"/>
          <w:u w:val="single"/>
          <w:lang w:eastAsia="zh-CN"/>
        </w:rPr>
      </w:pPr>
      <w:r w:rsidRPr="00FB764F">
        <w:rPr>
          <w:rFonts w:ascii="Times New Roman" w:hAnsi="Times New Roman" w:cs="Times New Roman" w:hint="eastAsia"/>
          <w:spacing w:val="-2"/>
          <w:sz w:val="21"/>
          <w:szCs w:val="21"/>
          <w:lang w:eastAsia="zh-CN"/>
        </w:rPr>
        <w:lastRenderedPageBreak/>
        <w:t>为获取混凝土试件劈裂破坏过程中的表面位移场、应变场及裂纹演化特征，采用高速相机系统进行连续图像采集，并利用</w:t>
      </w:r>
      <w:r w:rsidRPr="00FB764F">
        <w:rPr>
          <w:rFonts w:ascii="Times New Roman" w:hAnsi="Times New Roman" w:cs="Times New Roman"/>
          <w:spacing w:val="-2"/>
          <w:sz w:val="21"/>
          <w:szCs w:val="21"/>
          <w:lang w:eastAsia="zh-CN"/>
        </w:rPr>
        <w:t>DIC</w:t>
      </w:r>
      <w:r w:rsidRPr="00FB764F">
        <w:rPr>
          <w:rFonts w:ascii="Times New Roman" w:hAnsi="Times New Roman" w:cs="Times New Roman" w:hint="eastAsia"/>
          <w:spacing w:val="-2"/>
          <w:sz w:val="21"/>
          <w:szCs w:val="21"/>
          <w:lang w:eastAsia="zh-CN"/>
        </w:rPr>
        <w:t>数字图像相关技术（</w:t>
      </w:r>
      <w:r w:rsidRPr="00FB764F">
        <w:rPr>
          <w:rFonts w:ascii="Times New Roman" w:hAnsi="Times New Roman" w:cs="Times New Roman"/>
          <w:spacing w:val="-2"/>
          <w:sz w:val="21"/>
          <w:szCs w:val="21"/>
          <w:lang w:eastAsia="zh-CN"/>
        </w:rPr>
        <w:t>digital image correlation</w:t>
      </w:r>
      <w:r w:rsidRPr="00FB764F">
        <w:rPr>
          <w:rFonts w:ascii="Times New Roman" w:hAnsi="Times New Roman" w:cs="Times New Roman" w:hint="eastAsia"/>
          <w:spacing w:val="-2"/>
          <w:sz w:val="21"/>
          <w:szCs w:val="21"/>
          <w:lang w:eastAsia="zh-CN"/>
        </w:rPr>
        <w:t>，）开展后续分析。图像采集系统由高速相机、成像镜头、照明装置、固定支架和图像存储单元组成。</w:t>
      </w:r>
      <w:r w:rsidRPr="00135EC0">
        <w:rPr>
          <w:rFonts w:ascii="Times New Roman" w:hAnsi="Times New Roman" w:cs="Times New Roman" w:hint="eastAsia"/>
          <w:spacing w:val="-2"/>
          <w:sz w:val="21"/>
          <w:szCs w:val="21"/>
          <w:lang w:eastAsia="zh-CN"/>
        </w:rPr>
        <w:t>高速相机型号为</w:t>
      </w:r>
      <w:r w:rsidR="00135EC0" w:rsidRPr="00135EC0">
        <w:rPr>
          <w:rFonts w:ascii="Times New Roman" w:hAnsi="Times New Roman" w:cs="Times New Roman" w:hint="eastAsia"/>
          <w:spacing w:val="-2"/>
          <w:sz w:val="21"/>
          <w:szCs w:val="21"/>
          <w:lang w:eastAsia="zh-CN"/>
        </w:rPr>
        <w:t>Cyclone-5-700-M</w:t>
      </w:r>
      <w:r w:rsidRPr="00135EC0">
        <w:rPr>
          <w:rFonts w:ascii="Times New Roman" w:hAnsi="Times New Roman" w:cs="Times New Roman" w:hint="eastAsia"/>
          <w:spacing w:val="-2"/>
          <w:sz w:val="21"/>
          <w:szCs w:val="21"/>
          <w:lang w:eastAsia="zh-CN"/>
        </w:rPr>
        <w:t>，图像传感器类型为</w:t>
      </w:r>
      <w:r w:rsidRPr="00135EC0">
        <w:rPr>
          <w:rFonts w:ascii="Times New Roman" w:hAnsi="Times New Roman" w:cs="Times New Roman"/>
          <w:spacing w:val="-2"/>
          <w:sz w:val="21"/>
          <w:szCs w:val="21"/>
          <w:lang w:eastAsia="zh-CN"/>
        </w:rPr>
        <w:t>CMOS</w:t>
      </w:r>
      <w:r w:rsidRPr="00135EC0">
        <w:rPr>
          <w:rFonts w:ascii="Times New Roman" w:hAnsi="Times New Roman" w:cs="Times New Roman" w:hint="eastAsia"/>
          <w:spacing w:val="-2"/>
          <w:sz w:val="21"/>
          <w:szCs w:val="21"/>
          <w:lang w:eastAsia="zh-CN"/>
        </w:rPr>
        <w:t>，最大分辨率为</w:t>
      </w:r>
      <w:r w:rsidR="00135EC0" w:rsidRPr="00135EC0">
        <w:rPr>
          <w:rFonts w:ascii="Times New Roman" w:hAnsi="Times New Roman" w:cs="Times New Roman" w:hint="eastAsia"/>
          <w:spacing w:val="-2"/>
          <w:sz w:val="21"/>
          <w:szCs w:val="21"/>
          <w:lang w:eastAsia="zh-CN"/>
        </w:rPr>
        <w:t>2560</w:t>
      </w:r>
      <w:r w:rsidRPr="00135EC0">
        <w:rPr>
          <w:rFonts w:ascii="Times New Roman" w:hAnsi="Times New Roman" w:cs="Times New Roman"/>
          <w:spacing w:val="-2"/>
          <w:sz w:val="21"/>
          <w:szCs w:val="21"/>
          <w:lang w:eastAsia="zh-CN"/>
        </w:rPr>
        <w:t>pixel×</w:t>
      </w:r>
      <w:r w:rsidR="00135EC0" w:rsidRPr="00135EC0">
        <w:rPr>
          <w:rFonts w:ascii="Times New Roman" w:hAnsi="Times New Roman" w:cs="Times New Roman" w:hint="eastAsia"/>
          <w:spacing w:val="-2"/>
          <w:sz w:val="21"/>
          <w:szCs w:val="21"/>
          <w:lang w:eastAsia="zh-CN"/>
        </w:rPr>
        <w:t>1916</w:t>
      </w:r>
      <w:r w:rsidRPr="00135EC0">
        <w:rPr>
          <w:rFonts w:ascii="Times New Roman" w:hAnsi="Times New Roman" w:cs="Times New Roman"/>
          <w:spacing w:val="-2"/>
          <w:sz w:val="21"/>
          <w:szCs w:val="21"/>
          <w:lang w:eastAsia="zh-CN"/>
        </w:rPr>
        <w:t>pixel</w:t>
      </w:r>
      <w:r w:rsidRPr="00135EC0">
        <w:rPr>
          <w:rFonts w:ascii="Times New Roman" w:hAnsi="Times New Roman" w:cs="Times New Roman" w:hint="eastAsia"/>
          <w:spacing w:val="-2"/>
          <w:sz w:val="21"/>
          <w:szCs w:val="21"/>
          <w:lang w:eastAsia="zh-CN"/>
        </w:rPr>
        <w:t>，像元尺寸为</w:t>
      </w:r>
      <w:r w:rsidR="00135EC0" w:rsidRPr="00135EC0">
        <w:rPr>
          <w:rFonts w:ascii="Times New Roman" w:hAnsi="Times New Roman" w:cs="Times New Roman" w:hint="eastAsia"/>
          <w:spacing w:val="-2"/>
          <w:sz w:val="21"/>
          <w:szCs w:val="21"/>
          <w:lang w:eastAsia="zh-CN"/>
        </w:rPr>
        <w:t>5</w:t>
      </w:r>
      <w:r w:rsidR="00135EC0" w:rsidRPr="00135EC0">
        <w:rPr>
          <w:rFonts w:ascii="Times New Roman" w:hAnsi="Times New Roman" w:cs="Times New Roman" w:hint="eastAsia"/>
          <w:spacing w:val="-2"/>
          <w:sz w:val="21"/>
          <w:szCs w:val="21"/>
          <w:lang w:eastAsia="zh-CN"/>
        </w:rPr>
        <w:t>×</w:t>
      </w:r>
      <w:r w:rsidR="00135EC0" w:rsidRPr="00135EC0">
        <w:rPr>
          <w:rFonts w:ascii="Times New Roman" w:hAnsi="Times New Roman" w:cs="Times New Roman" w:hint="eastAsia"/>
          <w:spacing w:val="-2"/>
          <w:sz w:val="21"/>
          <w:szCs w:val="21"/>
          <w:lang w:eastAsia="zh-CN"/>
        </w:rPr>
        <w:t>5</w:t>
      </w:r>
      <w:r w:rsidRPr="00135EC0">
        <w:rPr>
          <w:rFonts w:ascii="Times New Roman" w:hAnsi="Times New Roman" w:cs="Times New Roman" w:hint="eastAsia"/>
          <w:spacing w:val="-2"/>
          <w:sz w:val="21"/>
          <w:szCs w:val="21"/>
          <w:lang w:eastAsia="zh-CN"/>
        </w:rPr>
        <w:t>μ</w:t>
      </w:r>
      <w:r w:rsidRPr="00135EC0">
        <w:rPr>
          <w:rFonts w:ascii="Times New Roman" w:hAnsi="Times New Roman" w:cs="Times New Roman"/>
          <w:spacing w:val="-2"/>
          <w:sz w:val="21"/>
          <w:szCs w:val="21"/>
          <w:lang w:eastAsia="zh-CN"/>
        </w:rPr>
        <w:t>m</w:t>
      </w:r>
      <w:r w:rsidRPr="00135EC0">
        <w:rPr>
          <w:rFonts w:ascii="Times New Roman" w:hAnsi="Times New Roman" w:cs="Times New Roman" w:hint="eastAsia"/>
          <w:spacing w:val="-2"/>
          <w:sz w:val="21"/>
          <w:szCs w:val="21"/>
          <w:lang w:eastAsia="zh-CN"/>
        </w:rPr>
        <w:t>。相机配备焦距为</w:t>
      </w:r>
      <w:r w:rsidR="00135EC0" w:rsidRPr="00135EC0">
        <w:rPr>
          <w:rFonts w:ascii="Times New Roman" w:hAnsi="Times New Roman" w:cs="Times New Roman" w:hint="eastAsia"/>
          <w:spacing w:val="-2"/>
          <w:sz w:val="21"/>
          <w:szCs w:val="21"/>
          <w:lang w:eastAsia="zh-CN"/>
        </w:rPr>
        <w:t>50</w:t>
      </w:r>
      <w:r w:rsidRPr="00135EC0">
        <w:rPr>
          <w:rFonts w:ascii="Times New Roman" w:hAnsi="Times New Roman" w:cs="Times New Roman"/>
          <w:spacing w:val="-2"/>
          <w:sz w:val="21"/>
          <w:szCs w:val="21"/>
          <w:lang w:eastAsia="zh-CN"/>
        </w:rPr>
        <w:t>mm</w:t>
      </w:r>
      <w:r w:rsidRPr="00135EC0">
        <w:rPr>
          <w:rFonts w:ascii="Times New Roman" w:hAnsi="Times New Roman" w:cs="Times New Roman" w:hint="eastAsia"/>
          <w:spacing w:val="-2"/>
          <w:sz w:val="21"/>
          <w:szCs w:val="21"/>
          <w:lang w:eastAsia="zh-CN"/>
        </w:rPr>
        <w:t>的定焦镜头，光圈</w:t>
      </w:r>
      <w:r w:rsidR="00135EC0" w:rsidRPr="00135EC0">
        <w:rPr>
          <w:rFonts w:ascii="Times New Roman" w:hAnsi="Times New Roman" w:cs="Times New Roman" w:hint="eastAsia"/>
          <w:spacing w:val="-2"/>
          <w:sz w:val="21"/>
          <w:szCs w:val="21"/>
          <w:lang w:eastAsia="zh-CN"/>
        </w:rPr>
        <w:t>调节范围</w:t>
      </w:r>
      <w:r w:rsidR="00135EC0" w:rsidRPr="00135EC0">
        <w:rPr>
          <w:rFonts w:ascii="Times New Roman" w:hAnsi="Times New Roman" w:cs="Times New Roman" w:hint="eastAsia"/>
          <w:spacing w:val="-2"/>
          <w:sz w:val="21"/>
          <w:szCs w:val="21"/>
          <w:lang w:eastAsia="zh-CN"/>
        </w:rPr>
        <w:t>f/1.8~f/22</w:t>
      </w:r>
      <w:r w:rsidRPr="00135EC0">
        <w:rPr>
          <w:rFonts w:ascii="Times New Roman" w:hAnsi="Times New Roman" w:cs="Times New Roman" w:hint="eastAsia"/>
          <w:spacing w:val="-2"/>
          <w:sz w:val="21"/>
          <w:szCs w:val="21"/>
          <w:lang w:eastAsia="zh-CN"/>
        </w:rPr>
        <w:t>。</w:t>
      </w:r>
      <w:r w:rsidRPr="00FB764F">
        <w:rPr>
          <w:rFonts w:ascii="Times New Roman" w:hAnsi="Times New Roman" w:cs="Times New Roman" w:hint="eastAsia"/>
          <w:spacing w:val="-2"/>
          <w:sz w:val="21"/>
          <w:szCs w:val="21"/>
          <w:lang w:eastAsia="zh-CN"/>
        </w:rPr>
        <w:t>高速相机布置在声发射传感器安装面的相对一侧，镜头光轴与试件监测表面保持垂直。监测区域以试件竖向加载直径为中心，并覆盖预计发生劈裂破坏的主要区域，具体布置见图</w:t>
      </w:r>
      <w:r>
        <w:rPr>
          <w:rFonts w:ascii="Times New Roman" w:hAnsi="Times New Roman" w:cs="Times New Roman" w:hint="eastAsia"/>
          <w:spacing w:val="-2"/>
          <w:sz w:val="21"/>
          <w:szCs w:val="21"/>
          <w:lang w:eastAsia="zh-CN"/>
        </w:rPr>
        <w:t>1</w:t>
      </w:r>
      <w:r w:rsidRPr="00FB764F">
        <w:rPr>
          <w:rFonts w:ascii="Times New Roman" w:hAnsi="Times New Roman" w:cs="Times New Roman" w:hint="eastAsia"/>
          <w:spacing w:val="-2"/>
          <w:sz w:val="21"/>
          <w:szCs w:val="21"/>
          <w:lang w:eastAsia="zh-CN"/>
        </w:rPr>
        <w:t>。试验期间采用</w:t>
      </w:r>
      <w:r w:rsidRPr="005B6A7E">
        <w:rPr>
          <w:rFonts w:ascii="Times New Roman" w:hAnsi="Times New Roman" w:cs="Times New Roman" w:hint="eastAsia"/>
          <w:spacing w:val="-2"/>
          <w:sz w:val="21"/>
          <w:szCs w:val="21"/>
          <w:u w:val="single"/>
          <w:lang w:eastAsia="zh-CN"/>
        </w:rPr>
        <w:t>（光源型号及功率）</w:t>
      </w:r>
      <w:r w:rsidRPr="00FB764F">
        <w:rPr>
          <w:rFonts w:ascii="Times New Roman" w:hAnsi="Times New Roman" w:cs="Times New Roman" w:hint="eastAsia"/>
          <w:spacing w:val="-2"/>
          <w:sz w:val="21"/>
          <w:szCs w:val="21"/>
          <w:lang w:eastAsia="zh-CN"/>
        </w:rPr>
        <w:t>连续光源进行照明。光源对称布置于相机两侧，以保证监测区域亮度均匀，并减小阴影、反光及频闪对图像相关计算的影响。相机及光源均安装在独立支架上，以降低试验机振动对成像稳定性的影响。</w:t>
      </w:r>
    </w:p>
    <w:p w14:paraId="46FAD230" w14:textId="5470898C" w:rsidR="007C7B76" w:rsidRPr="00D74CAC" w:rsidRDefault="007C7B76" w:rsidP="00D74CAC">
      <w:pPr>
        <w:pStyle w:val="a3"/>
        <w:spacing w:before="37" w:line="274" w:lineRule="auto"/>
        <w:ind w:left="21" w:right="328" w:firstLine="420"/>
        <w:jc w:val="both"/>
        <w:rPr>
          <w:rFonts w:ascii="Times New Roman" w:hAnsi="Times New Roman" w:cs="Times New Roman"/>
          <w:color w:val="000000" w:themeColor="text1"/>
          <w:spacing w:val="-2"/>
          <w:sz w:val="21"/>
          <w:szCs w:val="21"/>
          <w:lang w:eastAsia="zh-CN"/>
        </w:rPr>
      </w:pPr>
      <w:r w:rsidRPr="00FB764F">
        <w:rPr>
          <w:rFonts w:ascii="Times New Roman" w:hAnsi="Times New Roman" w:cs="Times New Roman" w:hint="eastAsia"/>
          <w:spacing w:val="-2"/>
          <w:sz w:val="21"/>
          <w:szCs w:val="21"/>
          <w:lang w:eastAsia="zh-CN"/>
        </w:rPr>
        <w:t>图像采集帧率设置为</w:t>
      </w:r>
      <w:r>
        <w:rPr>
          <w:rFonts w:ascii="Times New Roman" w:hAnsi="Times New Roman" w:cs="Times New Roman" w:hint="eastAsia"/>
          <w:spacing w:val="-2"/>
          <w:sz w:val="21"/>
          <w:szCs w:val="21"/>
          <w:lang w:eastAsia="zh-CN"/>
        </w:rPr>
        <w:t xml:space="preserve"> </w:t>
      </w:r>
      <w:r w:rsidRPr="00FB764F">
        <w:rPr>
          <w:rFonts w:ascii="Times New Roman" w:hAnsi="Times New Roman" w:cs="Times New Roman"/>
          <w:spacing w:val="-2"/>
          <w:sz w:val="21"/>
          <w:szCs w:val="21"/>
          <w:lang w:eastAsia="zh-CN"/>
        </w:rPr>
        <w:t>950 frame/s</w:t>
      </w:r>
      <w:r w:rsidRPr="00FB764F">
        <w:rPr>
          <w:rFonts w:ascii="Times New Roman" w:hAnsi="Times New Roman" w:cs="Times New Roman" w:hint="eastAsia"/>
          <w:spacing w:val="-2"/>
          <w:sz w:val="21"/>
          <w:szCs w:val="21"/>
          <w:lang w:eastAsia="zh-CN"/>
        </w:rPr>
        <w:t>，相邻两帧的时间间隔约为</w:t>
      </w:r>
      <w:r>
        <w:rPr>
          <w:rFonts w:ascii="Times New Roman" w:hAnsi="Times New Roman" w:cs="Times New Roman" w:hint="eastAsia"/>
          <w:spacing w:val="-2"/>
          <w:sz w:val="21"/>
          <w:szCs w:val="21"/>
          <w:lang w:eastAsia="zh-CN"/>
        </w:rPr>
        <w:t xml:space="preserve"> </w:t>
      </w:r>
      <w:r w:rsidRPr="00FB764F">
        <w:rPr>
          <w:rFonts w:ascii="Times New Roman" w:hAnsi="Times New Roman" w:cs="Times New Roman"/>
          <w:spacing w:val="-2"/>
          <w:sz w:val="21"/>
          <w:szCs w:val="21"/>
          <w:lang w:eastAsia="zh-CN"/>
        </w:rPr>
        <w:t>1.05 ms</w:t>
      </w:r>
      <w:r w:rsidRPr="00FB764F">
        <w:rPr>
          <w:rFonts w:ascii="Times New Roman" w:hAnsi="Times New Roman" w:cs="Times New Roman" w:hint="eastAsia"/>
          <w:spacing w:val="-2"/>
          <w:sz w:val="21"/>
          <w:szCs w:val="21"/>
          <w:lang w:eastAsia="zh-CN"/>
        </w:rPr>
        <w:t>。</w:t>
      </w:r>
      <w:r w:rsidRPr="00135EC0">
        <w:rPr>
          <w:rFonts w:ascii="Times New Roman" w:hAnsi="Times New Roman" w:cs="Times New Roman" w:hint="eastAsia"/>
          <w:color w:val="000000" w:themeColor="text1"/>
          <w:spacing w:val="-2"/>
          <w:sz w:val="21"/>
          <w:szCs w:val="21"/>
          <w:lang w:eastAsia="zh-CN"/>
        </w:rPr>
        <w:t>在该帧率下，图像分辨率设置为</w:t>
      </w:r>
      <w:r w:rsidR="00135EC0" w:rsidRPr="00135EC0">
        <w:rPr>
          <w:rFonts w:ascii="Times New Roman" w:hAnsi="Times New Roman" w:cs="Times New Roman" w:hint="eastAsia"/>
          <w:color w:val="000000" w:themeColor="text1"/>
          <w:spacing w:val="-2"/>
          <w:sz w:val="21"/>
          <w:szCs w:val="21"/>
          <w:lang w:eastAsia="zh-CN"/>
        </w:rPr>
        <w:t>640</w:t>
      </w:r>
      <w:r w:rsidRPr="00135EC0">
        <w:rPr>
          <w:rFonts w:ascii="Times New Roman" w:hAnsi="Times New Roman" w:cs="Times New Roman"/>
          <w:color w:val="000000" w:themeColor="text1"/>
          <w:spacing w:val="-2"/>
          <w:sz w:val="21"/>
          <w:szCs w:val="21"/>
          <w:lang w:eastAsia="zh-CN"/>
        </w:rPr>
        <w:t>pixel×</w:t>
      </w:r>
      <w:r w:rsidR="00135EC0" w:rsidRPr="00135EC0">
        <w:rPr>
          <w:rFonts w:ascii="Times New Roman" w:hAnsi="Times New Roman" w:cs="Times New Roman" w:hint="eastAsia"/>
          <w:color w:val="000000" w:themeColor="text1"/>
          <w:spacing w:val="-2"/>
          <w:sz w:val="21"/>
          <w:szCs w:val="21"/>
          <w:lang w:eastAsia="zh-CN"/>
        </w:rPr>
        <w:t>1352</w:t>
      </w:r>
      <w:r w:rsidRPr="00135EC0">
        <w:rPr>
          <w:rFonts w:ascii="Times New Roman" w:hAnsi="Times New Roman" w:cs="Times New Roman"/>
          <w:color w:val="000000" w:themeColor="text1"/>
          <w:spacing w:val="-2"/>
          <w:sz w:val="21"/>
          <w:szCs w:val="21"/>
          <w:lang w:eastAsia="zh-CN"/>
        </w:rPr>
        <w:t>pixel</w:t>
      </w:r>
      <w:r w:rsidRPr="00135EC0">
        <w:rPr>
          <w:rFonts w:ascii="Times New Roman" w:hAnsi="Times New Roman" w:cs="Times New Roman" w:hint="eastAsia"/>
          <w:color w:val="000000" w:themeColor="text1"/>
          <w:spacing w:val="-2"/>
          <w:sz w:val="21"/>
          <w:szCs w:val="21"/>
          <w:lang w:eastAsia="zh-CN"/>
        </w:rPr>
        <w:t>，曝光时间为</w:t>
      </w:r>
      <w:r w:rsidR="00135EC0" w:rsidRPr="00135EC0">
        <w:rPr>
          <w:rFonts w:ascii="Times New Roman" w:hAnsi="Times New Roman" w:cs="Times New Roman" w:hint="eastAsia"/>
          <w:color w:val="000000" w:themeColor="text1"/>
          <w:spacing w:val="-2"/>
          <w:sz w:val="21"/>
          <w:szCs w:val="21"/>
          <w:lang w:eastAsia="zh-CN"/>
        </w:rPr>
        <w:t>70</w:t>
      </w:r>
      <w:r w:rsidRPr="00135EC0">
        <w:rPr>
          <w:rFonts w:ascii="Times New Roman" w:hAnsi="Times New Roman" w:cs="Times New Roman" w:hint="eastAsia"/>
          <w:color w:val="000000" w:themeColor="text1"/>
          <w:spacing w:val="-2"/>
          <w:sz w:val="21"/>
          <w:szCs w:val="21"/>
          <w:lang w:eastAsia="zh-CN"/>
        </w:rPr>
        <w:t>μ</w:t>
      </w:r>
      <w:r w:rsidRPr="00135EC0">
        <w:rPr>
          <w:rFonts w:ascii="Times New Roman" w:hAnsi="Times New Roman" w:cs="Times New Roman"/>
          <w:color w:val="000000" w:themeColor="text1"/>
          <w:spacing w:val="-2"/>
          <w:sz w:val="21"/>
          <w:szCs w:val="21"/>
          <w:lang w:eastAsia="zh-CN"/>
        </w:rPr>
        <w:t>s</w:t>
      </w:r>
      <w:r w:rsidRPr="00135EC0">
        <w:rPr>
          <w:rFonts w:ascii="Times New Roman" w:hAnsi="Times New Roman" w:cs="Times New Roman" w:hint="eastAsia"/>
          <w:color w:val="000000" w:themeColor="text1"/>
          <w:spacing w:val="-2"/>
          <w:sz w:val="21"/>
          <w:szCs w:val="21"/>
          <w:lang w:eastAsia="zh-CN"/>
        </w:rPr>
        <w:t>。每组试验正式加载前采集不少于</w:t>
      </w:r>
      <w:r w:rsidR="00135EC0" w:rsidRPr="00135EC0">
        <w:rPr>
          <w:rFonts w:ascii="Times New Roman" w:hAnsi="Times New Roman" w:cs="Times New Roman" w:hint="eastAsia"/>
          <w:color w:val="000000" w:themeColor="text1"/>
          <w:spacing w:val="-2"/>
          <w:sz w:val="21"/>
          <w:szCs w:val="21"/>
          <w:lang w:eastAsia="zh-CN"/>
        </w:rPr>
        <w:t>5</w:t>
      </w:r>
      <w:r w:rsidRPr="00135EC0">
        <w:rPr>
          <w:rFonts w:ascii="Times New Roman" w:hAnsi="Times New Roman" w:cs="Times New Roman" w:hint="eastAsia"/>
          <w:color w:val="000000" w:themeColor="text1"/>
          <w:spacing w:val="-2"/>
          <w:sz w:val="21"/>
          <w:szCs w:val="21"/>
          <w:lang w:eastAsia="zh-CN"/>
        </w:rPr>
        <w:t>帧的静态图像，并选择其中清晰且无明显振动的图像作为</w:t>
      </w:r>
      <w:r w:rsidRPr="00135EC0">
        <w:rPr>
          <w:rFonts w:ascii="Times New Roman" w:hAnsi="Times New Roman" w:cs="Times New Roman"/>
          <w:color w:val="000000" w:themeColor="text1"/>
          <w:spacing w:val="-2"/>
          <w:sz w:val="21"/>
          <w:szCs w:val="21"/>
          <w:lang w:eastAsia="zh-CN"/>
        </w:rPr>
        <w:t>DIC</w:t>
      </w:r>
      <w:r w:rsidRPr="00135EC0">
        <w:rPr>
          <w:rFonts w:ascii="Times New Roman" w:hAnsi="Times New Roman" w:cs="Times New Roman" w:hint="eastAsia"/>
          <w:color w:val="000000" w:themeColor="text1"/>
          <w:spacing w:val="-2"/>
          <w:sz w:val="21"/>
          <w:szCs w:val="21"/>
          <w:lang w:eastAsia="zh-CN"/>
        </w:rPr>
        <w:t>分析的参考图像。高速相机</w:t>
      </w:r>
      <w:r w:rsidR="005B6A7E" w:rsidRPr="00135EC0">
        <w:rPr>
          <w:rFonts w:ascii="Times New Roman" w:hAnsi="Times New Roman" w:cs="Times New Roman" w:hint="eastAsia"/>
          <w:color w:val="000000" w:themeColor="text1"/>
          <w:spacing w:val="-2"/>
          <w:sz w:val="21"/>
          <w:szCs w:val="21"/>
          <w:lang w:eastAsia="zh-CN"/>
        </w:rPr>
        <w:t>与声发射采集设备同步启动及关闭。</w:t>
      </w:r>
      <w:r w:rsidRPr="00FB764F">
        <w:rPr>
          <w:rFonts w:ascii="Times New Roman" w:hAnsi="Times New Roman" w:cs="Times New Roman" w:hint="eastAsia"/>
          <w:spacing w:val="-2"/>
          <w:sz w:val="21"/>
          <w:szCs w:val="21"/>
          <w:lang w:eastAsia="zh-CN"/>
        </w:rPr>
        <w:t>图像采集前，首先对试件监测面进行清洁，并均匀喷涂一层哑光白色底漆。待底漆完全干燥后，在其表面随机喷涂哑光黑色散斑。</w:t>
      </w:r>
      <w:r w:rsidRPr="00135EC0">
        <w:rPr>
          <w:rFonts w:ascii="Times New Roman" w:hAnsi="Times New Roman" w:cs="Times New Roman" w:hint="eastAsia"/>
          <w:spacing w:val="-2"/>
          <w:sz w:val="21"/>
          <w:szCs w:val="21"/>
          <w:lang w:eastAsia="zh-CN"/>
        </w:rPr>
        <w:t>散斑平均直径约为</w:t>
      </w:r>
      <w:r w:rsidR="00135EC0" w:rsidRPr="00135EC0">
        <w:rPr>
          <w:rFonts w:ascii="Times New Roman" w:hAnsi="Times New Roman" w:cs="Times New Roman" w:hint="eastAsia"/>
          <w:spacing w:val="-2"/>
          <w:sz w:val="21"/>
          <w:szCs w:val="21"/>
          <w:lang w:eastAsia="zh-CN"/>
        </w:rPr>
        <w:t>0.074</w:t>
      </w:r>
      <w:r w:rsidRPr="00135EC0">
        <w:rPr>
          <w:rFonts w:ascii="Times New Roman" w:hAnsi="Times New Roman" w:cs="Times New Roman"/>
          <w:spacing w:val="-2"/>
          <w:sz w:val="21"/>
          <w:szCs w:val="21"/>
          <w:lang w:eastAsia="zh-CN"/>
        </w:rPr>
        <w:t>mm</w:t>
      </w:r>
      <w:r w:rsidRPr="00135EC0">
        <w:rPr>
          <w:rFonts w:ascii="Times New Roman" w:hAnsi="Times New Roman" w:cs="Times New Roman" w:hint="eastAsia"/>
          <w:spacing w:val="-2"/>
          <w:sz w:val="21"/>
          <w:szCs w:val="21"/>
          <w:lang w:eastAsia="zh-CN"/>
        </w:rPr>
        <w:t>，对应</w:t>
      </w:r>
      <w:r w:rsidR="00135EC0" w:rsidRPr="00135EC0">
        <w:rPr>
          <w:rFonts w:ascii="Times New Roman" w:hAnsi="Times New Roman" w:cs="Times New Roman" w:hint="eastAsia"/>
          <w:spacing w:val="-2"/>
          <w:sz w:val="21"/>
          <w:szCs w:val="21"/>
          <w:lang w:eastAsia="zh-CN"/>
        </w:rPr>
        <w:t>1</w:t>
      </w:r>
      <w:r w:rsidRPr="00135EC0">
        <w:rPr>
          <w:rFonts w:ascii="Times New Roman" w:hAnsi="Times New Roman" w:cs="Times New Roman"/>
          <w:spacing w:val="-2"/>
          <w:sz w:val="21"/>
          <w:szCs w:val="21"/>
          <w:lang w:eastAsia="zh-CN"/>
        </w:rPr>
        <w:t>pixel</w:t>
      </w:r>
      <w:r w:rsidRPr="00135EC0">
        <w:rPr>
          <w:rFonts w:ascii="Times New Roman" w:hAnsi="Times New Roman" w:cs="Times New Roman" w:hint="eastAsia"/>
          <w:spacing w:val="-2"/>
          <w:sz w:val="21"/>
          <w:szCs w:val="21"/>
          <w:lang w:eastAsia="zh-CN"/>
        </w:rPr>
        <w:t>。</w:t>
      </w:r>
      <w:r w:rsidRPr="00FB764F">
        <w:rPr>
          <w:rFonts w:ascii="Times New Roman" w:hAnsi="Times New Roman" w:cs="Times New Roman" w:hint="eastAsia"/>
          <w:spacing w:val="-2"/>
          <w:sz w:val="21"/>
          <w:szCs w:val="21"/>
          <w:lang w:eastAsia="zh-CN"/>
        </w:rPr>
        <w:t>正式试验前检查散斑的随机性、对比度及成像清晰度，避免出现散斑聚集、脱落或局部反光。随后采用标准刻度尺完成图像尺度标定及镜头畸变校正。</w:t>
      </w:r>
    </w:p>
    <w:p w14:paraId="1F5E4A1D" w14:textId="60767CE1" w:rsidR="007C7B76" w:rsidRDefault="007C7B76" w:rsidP="007C7B76">
      <w:pPr>
        <w:pStyle w:val="a3"/>
        <w:spacing w:before="37" w:line="274" w:lineRule="auto"/>
        <w:ind w:left="21" w:right="328" w:firstLine="420"/>
        <w:jc w:val="both"/>
        <w:rPr>
          <w:rFonts w:ascii="Times New Roman" w:hAnsi="Times New Roman" w:cs="Times New Roman"/>
          <w:spacing w:val="-2"/>
          <w:sz w:val="21"/>
          <w:szCs w:val="21"/>
          <w:lang w:eastAsia="zh-CN"/>
        </w:rPr>
      </w:pPr>
      <w:r w:rsidRPr="00FB764F">
        <w:rPr>
          <w:rFonts w:ascii="Times New Roman" w:hAnsi="Times New Roman" w:cs="Times New Roman" w:hint="eastAsia"/>
          <w:spacing w:val="-2"/>
          <w:sz w:val="21"/>
          <w:szCs w:val="21"/>
          <w:lang w:eastAsia="zh-CN"/>
        </w:rPr>
        <w:t>高速相机、声发射系统和材料试验机通过人工时间标记实现同步采集。采集图像导入</w:t>
      </w:r>
      <w:r w:rsidR="00A37EFC" w:rsidRPr="00A37EFC">
        <w:rPr>
          <w:rFonts w:ascii="Times New Roman" w:hAnsi="Times New Roman" w:cs="Times New Roman" w:hint="eastAsia"/>
          <w:spacing w:val="-2"/>
          <w:sz w:val="21"/>
          <w:szCs w:val="21"/>
          <w:lang w:eastAsia="zh-CN"/>
        </w:rPr>
        <w:t>VIC-2D</w:t>
      </w:r>
      <w:r w:rsidR="00A37EFC" w:rsidRPr="00A37EFC">
        <w:rPr>
          <w:rFonts w:ascii="Times New Roman" w:hAnsi="Times New Roman" w:cs="Times New Roman" w:hint="eastAsia"/>
          <w:spacing w:val="-2"/>
          <w:sz w:val="21"/>
          <w:szCs w:val="21"/>
          <w:lang w:eastAsia="zh-CN"/>
        </w:rPr>
        <w:t>软件</w:t>
      </w:r>
      <w:r w:rsidRPr="00FB764F">
        <w:rPr>
          <w:rFonts w:ascii="Times New Roman" w:hAnsi="Times New Roman" w:cs="Times New Roman" w:hint="eastAsia"/>
          <w:spacing w:val="-2"/>
          <w:sz w:val="21"/>
          <w:szCs w:val="21"/>
          <w:lang w:eastAsia="zh-CN"/>
        </w:rPr>
        <w:t>进行分析，</w:t>
      </w:r>
      <w:r w:rsidR="00A37EFC">
        <w:rPr>
          <w:rFonts w:ascii="Times New Roman" w:hAnsi="Times New Roman" w:cs="Times New Roman" w:hint="eastAsia"/>
          <w:spacing w:val="-2"/>
          <w:sz w:val="21"/>
          <w:szCs w:val="21"/>
          <w:lang w:eastAsia="zh-CN"/>
        </w:rPr>
        <w:t>子集大小</w:t>
      </w:r>
      <w:r w:rsidRPr="00A37EFC">
        <w:rPr>
          <w:rFonts w:ascii="Times New Roman" w:hAnsi="Times New Roman" w:cs="Times New Roman" w:hint="eastAsia"/>
          <w:spacing w:val="-2"/>
          <w:sz w:val="21"/>
          <w:szCs w:val="21"/>
          <w:lang w:eastAsia="zh-CN"/>
        </w:rPr>
        <w:t>和计算步长分别设置为</w:t>
      </w:r>
      <w:r w:rsidR="00A37EFC">
        <w:rPr>
          <w:rFonts w:ascii="Times New Roman" w:hAnsi="Times New Roman" w:cs="Times New Roman" w:hint="eastAsia"/>
          <w:spacing w:val="-2"/>
          <w:sz w:val="21"/>
          <w:szCs w:val="21"/>
          <w:lang w:eastAsia="zh-CN"/>
        </w:rPr>
        <w:t>43</w:t>
      </w:r>
      <w:r w:rsidRPr="00A37EFC">
        <w:rPr>
          <w:rFonts w:ascii="Times New Roman" w:hAnsi="Times New Roman" w:cs="Times New Roman" w:hint="eastAsia"/>
          <w:spacing w:val="-2"/>
          <w:sz w:val="21"/>
          <w:szCs w:val="21"/>
          <w:lang w:eastAsia="zh-CN"/>
        </w:rPr>
        <w:t>和</w:t>
      </w:r>
      <w:r w:rsidR="00A37EFC">
        <w:rPr>
          <w:rFonts w:ascii="Times New Roman" w:hAnsi="Times New Roman" w:cs="Times New Roman" w:hint="eastAsia"/>
          <w:spacing w:val="-2"/>
          <w:sz w:val="21"/>
          <w:szCs w:val="21"/>
          <w:lang w:eastAsia="zh-CN"/>
        </w:rPr>
        <w:t>5</w:t>
      </w:r>
      <w:r w:rsidRPr="00A37EFC">
        <w:rPr>
          <w:rFonts w:ascii="Times New Roman" w:hAnsi="Times New Roman" w:cs="Times New Roman" w:hint="eastAsia"/>
          <w:spacing w:val="-2"/>
          <w:sz w:val="21"/>
          <w:szCs w:val="21"/>
          <w:lang w:eastAsia="zh-CN"/>
        </w:rPr>
        <w:t>。</w:t>
      </w:r>
      <w:r w:rsidRPr="00FB764F">
        <w:rPr>
          <w:rFonts w:ascii="Times New Roman" w:hAnsi="Times New Roman" w:cs="Times New Roman" w:hint="eastAsia"/>
          <w:spacing w:val="-2"/>
          <w:sz w:val="21"/>
          <w:szCs w:val="21"/>
          <w:lang w:eastAsia="zh-CN"/>
        </w:rPr>
        <w:t>通过连续图像间散斑位置的相关匹配，获得试件监测面的位移场和应变场，并据此识别裂纹萌生位置及其扩展过程。</w:t>
      </w:r>
      <w:r w:rsidRPr="005C1338">
        <w:rPr>
          <w:rFonts w:ascii="Times New Roman" w:hAnsi="Times New Roman" w:cs="Times New Roman"/>
          <w:spacing w:val="-2"/>
          <w:sz w:val="21"/>
          <w:szCs w:val="21"/>
          <w:lang w:eastAsia="zh-CN"/>
        </w:rPr>
        <w:t>声发射、荷载和高速相机数据采用统一时间基准进行对齐。以</w:t>
      </w:r>
      <w:r w:rsidR="005B6A7E">
        <w:rPr>
          <w:rFonts w:ascii="Times New Roman" w:hAnsi="Times New Roman" w:cs="Times New Roman" w:hint="eastAsia"/>
          <w:spacing w:val="-2"/>
          <w:sz w:val="21"/>
          <w:szCs w:val="21"/>
          <w:lang w:eastAsia="zh-CN"/>
        </w:rPr>
        <w:t>人工标注时间</w:t>
      </w:r>
      <w:r w:rsidRPr="005C1338">
        <w:rPr>
          <w:rFonts w:ascii="Times New Roman" w:hAnsi="Times New Roman" w:cs="Times New Roman"/>
          <w:spacing w:val="-2"/>
          <w:sz w:val="21"/>
          <w:szCs w:val="21"/>
          <w:lang w:eastAsia="zh-CN"/>
        </w:rPr>
        <w:t>同步方式对应时刻作为</w:t>
      </w:r>
      <w:r w:rsidRPr="005C1338">
        <w:rPr>
          <w:rFonts w:ascii="Times New Roman" w:hAnsi="Times New Roman" w:cs="Times New Roman"/>
          <w:spacing w:val="-2"/>
          <w:sz w:val="21"/>
          <w:szCs w:val="21"/>
          <w:lang w:eastAsia="zh-CN"/>
        </w:rPr>
        <w:t>t=0</w:t>
      </w:r>
      <w:r w:rsidRPr="005C1338">
        <w:rPr>
          <w:rFonts w:ascii="Times New Roman" w:hAnsi="Times New Roman" w:cs="Times New Roman"/>
          <w:spacing w:val="-2"/>
          <w:sz w:val="21"/>
          <w:szCs w:val="21"/>
          <w:lang w:eastAsia="zh-CN"/>
        </w:rPr>
        <w:t>，并将声发射统计时间窗的中心时刻作为特征时间戳。材料试验机荷载和位移数据通过线性插值映射至该时间轴，高速相机图像则按照</w:t>
      </w:r>
      <w:r w:rsidRPr="005C1338">
        <w:rPr>
          <w:rFonts w:ascii="Times New Roman" w:hAnsi="Times New Roman" w:cs="Times New Roman"/>
          <w:spacing w:val="-2"/>
          <w:sz w:val="21"/>
          <w:szCs w:val="21"/>
          <w:lang w:eastAsia="zh-CN"/>
        </w:rPr>
        <w:t>950 frame/s</w:t>
      </w:r>
      <w:r w:rsidRPr="005C1338">
        <w:rPr>
          <w:rFonts w:ascii="Times New Roman" w:hAnsi="Times New Roman" w:cs="Times New Roman"/>
          <w:spacing w:val="-2"/>
          <w:sz w:val="21"/>
          <w:szCs w:val="21"/>
          <w:lang w:eastAsia="zh-CN"/>
        </w:rPr>
        <w:t>的采集速率计算对应时刻，并采用最近时间点匹配。由此建立</w:t>
      </w:r>
      <w:r w:rsidRPr="005C1338">
        <w:rPr>
          <w:rFonts w:ascii="Times New Roman" w:hAnsi="Times New Roman" w:cs="Times New Roman"/>
          <w:spacing w:val="-2"/>
          <w:sz w:val="21"/>
          <w:szCs w:val="21"/>
          <w:lang w:eastAsia="zh-CN"/>
        </w:rPr>
        <w:t>MFCC</w:t>
      </w:r>
      <w:r w:rsidRPr="005C1338">
        <w:rPr>
          <w:rFonts w:ascii="Times New Roman" w:hAnsi="Times New Roman" w:cs="Times New Roman"/>
          <w:spacing w:val="-2"/>
          <w:sz w:val="21"/>
          <w:szCs w:val="21"/>
          <w:lang w:eastAsia="zh-CN"/>
        </w:rPr>
        <w:t>特征、荷载</w:t>
      </w:r>
      <w:r w:rsidRPr="005C1338">
        <w:rPr>
          <w:rFonts w:ascii="Times New Roman" w:hAnsi="Times New Roman" w:cs="Times New Roman"/>
          <w:spacing w:val="-2"/>
          <w:sz w:val="21"/>
          <w:szCs w:val="21"/>
          <w:lang w:eastAsia="zh-CN"/>
        </w:rPr>
        <w:t>—</w:t>
      </w:r>
      <w:r w:rsidRPr="005C1338">
        <w:rPr>
          <w:rFonts w:ascii="Times New Roman" w:hAnsi="Times New Roman" w:cs="Times New Roman"/>
          <w:spacing w:val="-2"/>
          <w:sz w:val="21"/>
          <w:szCs w:val="21"/>
          <w:lang w:eastAsia="zh-CN"/>
        </w:rPr>
        <w:t>位移响应及</w:t>
      </w:r>
      <w:r w:rsidRPr="005C1338">
        <w:rPr>
          <w:rFonts w:ascii="Times New Roman" w:hAnsi="Times New Roman" w:cs="Times New Roman"/>
          <w:spacing w:val="-2"/>
          <w:sz w:val="21"/>
          <w:szCs w:val="21"/>
          <w:lang w:eastAsia="zh-CN"/>
        </w:rPr>
        <w:t>DIC</w:t>
      </w:r>
      <w:r w:rsidRPr="005C1338">
        <w:rPr>
          <w:rFonts w:ascii="Times New Roman" w:hAnsi="Times New Roman" w:cs="Times New Roman"/>
          <w:spacing w:val="-2"/>
          <w:sz w:val="21"/>
          <w:szCs w:val="21"/>
          <w:lang w:eastAsia="zh-CN"/>
        </w:rPr>
        <w:t>表面应变场之间的时间对应关系，为后续劈裂损伤演化分析提供统一的数据基础。</w:t>
      </w:r>
    </w:p>
    <w:p w14:paraId="04BCC93F" w14:textId="77777777" w:rsidR="007C7B76" w:rsidRPr="007C7B76" w:rsidRDefault="007C7B76" w:rsidP="007C7B76">
      <w:pPr>
        <w:spacing w:before="257" w:line="232" w:lineRule="auto"/>
        <w:ind w:left="20"/>
        <w:outlineLvl w:val="1"/>
        <w:rPr>
          <w:rFonts w:ascii="Times New Roman" w:eastAsia="宋体" w:hAnsi="Times New Roman" w:cs="Times New Roman"/>
          <w:spacing w:val="-4"/>
          <w:sz w:val="28"/>
          <w:szCs w:val="28"/>
          <w:lang w:eastAsia="zh-CN"/>
        </w:rPr>
      </w:pPr>
    </w:p>
    <w:p w14:paraId="0DF0B188" w14:textId="1C7C29EF" w:rsidR="00F911F4" w:rsidRDefault="00000000">
      <w:pPr>
        <w:spacing w:before="172" w:line="232" w:lineRule="auto"/>
        <w:ind w:left="21"/>
        <w:outlineLvl w:val="0"/>
        <w:rPr>
          <w:rFonts w:ascii="Times New Roman" w:eastAsia="宋体" w:hAnsi="Times New Roman" w:cs="Times New Roman"/>
          <w:b/>
          <w:bCs/>
          <w:spacing w:val="-5"/>
          <w:sz w:val="30"/>
          <w:szCs w:val="30"/>
          <w:lang w:eastAsia="zh-CN"/>
        </w:rPr>
      </w:pPr>
      <w:r>
        <w:rPr>
          <w:rFonts w:ascii="Times New Roman" w:eastAsia="宋体" w:hAnsi="Times New Roman" w:cs="Times New Roman"/>
          <w:b/>
          <w:bCs/>
          <w:spacing w:val="-5"/>
          <w:sz w:val="30"/>
          <w:szCs w:val="30"/>
          <w:lang w:eastAsia="zh-CN"/>
        </w:rPr>
        <w:t xml:space="preserve">3.  </w:t>
      </w:r>
      <w:r>
        <w:rPr>
          <w:rFonts w:ascii="Times New Roman" w:eastAsia="宋体" w:hAnsi="Times New Roman" w:cs="Times New Roman"/>
          <w:b/>
          <w:bCs/>
          <w:spacing w:val="-5"/>
          <w:sz w:val="30"/>
          <w:szCs w:val="30"/>
          <w:lang w:eastAsia="zh-CN"/>
        </w:rPr>
        <w:t>声发射信号</w:t>
      </w:r>
      <w:r w:rsidR="005B6A7E">
        <w:rPr>
          <w:rFonts w:ascii="Times New Roman" w:eastAsia="宋体" w:hAnsi="Times New Roman" w:cs="Times New Roman" w:hint="eastAsia"/>
          <w:b/>
          <w:bCs/>
          <w:spacing w:val="-5"/>
          <w:sz w:val="30"/>
          <w:szCs w:val="30"/>
          <w:lang w:eastAsia="zh-CN"/>
        </w:rPr>
        <w:t>的</w:t>
      </w:r>
      <w:r w:rsidR="005B6A7E">
        <w:rPr>
          <w:rFonts w:ascii="Times New Roman" w:eastAsia="宋体" w:hAnsi="Times New Roman" w:cs="Times New Roman" w:hint="eastAsia"/>
          <w:b/>
          <w:bCs/>
          <w:spacing w:val="-5"/>
          <w:sz w:val="30"/>
          <w:szCs w:val="30"/>
          <w:lang w:eastAsia="zh-CN"/>
        </w:rPr>
        <w:t>MFCC</w:t>
      </w:r>
      <w:r w:rsidR="005B6A7E">
        <w:rPr>
          <w:rFonts w:ascii="Times New Roman" w:eastAsia="宋体" w:hAnsi="Times New Roman" w:cs="Times New Roman" w:hint="eastAsia"/>
          <w:b/>
          <w:bCs/>
          <w:spacing w:val="-5"/>
          <w:sz w:val="30"/>
          <w:szCs w:val="30"/>
          <w:lang w:eastAsia="zh-CN"/>
        </w:rPr>
        <w:t>特征提取</w:t>
      </w:r>
    </w:p>
    <w:p w14:paraId="65D76268" w14:textId="60A31D35" w:rsidR="00F911F4" w:rsidRDefault="00000000">
      <w:pPr>
        <w:spacing w:before="257" w:line="232" w:lineRule="auto"/>
        <w:ind w:left="20"/>
        <w:outlineLvl w:val="1"/>
        <w:rPr>
          <w:rFonts w:ascii="Times New Roman" w:eastAsia="宋体" w:hAnsi="Times New Roman" w:cs="Times New Roman"/>
          <w:spacing w:val="-4"/>
          <w:sz w:val="28"/>
          <w:szCs w:val="28"/>
          <w:lang w:eastAsia="zh-CN"/>
        </w:rPr>
      </w:pPr>
      <w:r>
        <w:rPr>
          <w:rFonts w:ascii="Times New Roman" w:eastAsia="宋体" w:hAnsi="Times New Roman" w:cs="Times New Roman"/>
          <w:spacing w:val="-4"/>
          <w:sz w:val="28"/>
          <w:szCs w:val="28"/>
          <w:lang w:eastAsia="zh-CN"/>
        </w:rPr>
        <w:t xml:space="preserve">3.1  </w:t>
      </w:r>
      <w:r w:rsidR="005B6A7E">
        <w:rPr>
          <w:rFonts w:ascii="Times New Roman" w:eastAsia="宋体" w:hAnsi="Times New Roman" w:cs="Times New Roman" w:hint="eastAsia"/>
          <w:spacing w:val="-4"/>
          <w:sz w:val="28"/>
          <w:szCs w:val="28"/>
          <w:lang w:eastAsia="zh-CN"/>
        </w:rPr>
        <w:t>声发射波形预处理</w:t>
      </w:r>
    </w:p>
    <w:p w14:paraId="23318CD8" w14:textId="77777777" w:rsidR="001020B9" w:rsidRDefault="001020B9">
      <w:pPr>
        <w:spacing w:before="257" w:line="232" w:lineRule="auto"/>
        <w:ind w:left="20"/>
        <w:outlineLvl w:val="1"/>
        <w:rPr>
          <w:rFonts w:ascii="Times New Roman" w:eastAsia="宋体" w:hAnsi="Times New Roman" w:cs="Times New Roman"/>
          <w:spacing w:val="-4"/>
          <w:sz w:val="28"/>
          <w:szCs w:val="28"/>
          <w:lang w:eastAsia="zh-CN"/>
        </w:rPr>
      </w:pPr>
    </w:p>
    <w:p w14:paraId="1A6CD9BD" w14:textId="142247D9" w:rsidR="00992B78" w:rsidRDefault="00992B78" w:rsidP="005B6A7E">
      <w:pPr>
        <w:pStyle w:val="a3"/>
        <w:spacing w:before="37" w:line="274" w:lineRule="auto"/>
        <w:ind w:left="21" w:right="328" w:firstLine="420"/>
        <w:jc w:val="both"/>
        <w:rPr>
          <w:rFonts w:ascii="Times New Roman" w:hAnsi="Times New Roman" w:cs="Times New Roman"/>
          <w:spacing w:val="-2"/>
          <w:sz w:val="21"/>
          <w:szCs w:val="21"/>
          <w:lang w:eastAsia="zh-CN"/>
        </w:rPr>
      </w:pPr>
      <w:r w:rsidRPr="00992B78">
        <w:rPr>
          <w:rFonts w:ascii="Times New Roman" w:hAnsi="Times New Roman" w:cs="Times New Roman"/>
          <w:spacing w:val="-2"/>
          <w:sz w:val="21"/>
          <w:szCs w:val="21"/>
          <w:lang w:eastAsia="zh-CN"/>
        </w:rPr>
        <w:t>试验采用连续采集方式记录声发射信号。为提高长时间声发射数据的处理效率，本文根据声发射数据库中的事件编号（</w:t>
      </w:r>
      <w:r w:rsidRPr="00992B78">
        <w:rPr>
          <w:rFonts w:ascii="Times New Roman" w:hAnsi="Times New Roman" w:cs="Times New Roman"/>
          <w:spacing w:val="-2"/>
          <w:sz w:val="21"/>
          <w:szCs w:val="21"/>
          <w:lang w:eastAsia="zh-CN"/>
        </w:rPr>
        <w:t>TRAI</w:t>
      </w:r>
      <w:r w:rsidRPr="00992B78">
        <w:rPr>
          <w:rFonts w:ascii="Times New Roman" w:hAnsi="Times New Roman" w:cs="Times New Roman"/>
          <w:spacing w:val="-2"/>
          <w:sz w:val="21"/>
          <w:szCs w:val="21"/>
          <w:lang w:eastAsia="zh-CN"/>
        </w:rPr>
        <w:t>）分批读取并处理有效声发射波形</w:t>
      </w:r>
      <w:r>
        <w:rPr>
          <w:rFonts w:ascii="Times New Roman" w:hAnsi="Times New Roman" w:cs="Times New Roman" w:hint="eastAsia"/>
          <w:spacing w:val="-2"/>
          <w:sz w:val="21"/>
          <w:szCs w:val="21"/>
          <w:lang w:eastAsia="zh-CN"/>
        </w:rPr>
        <w:t>。</w:t>
      </w:r>
      <w:r w:rsidRPr="00992B78">
        <w:rPr>
          <w:rFonts w:ascii="Times New Roman" w:hAnsi="Times New Roman" w:cs="Times New Roman"/>
          <w:spacing w:val="-2"/>
          <w:sz w:val="21"/>
          <w:szCs w:val="21"/>
          <w:lang w:eastAsia="zh-CN"/>
        </w:rPr>
        <w:t>本文选取</w:t>
      </w:r>
      <w:r w:rsidRPr="00992B78">
        <w:rPr>
          <w:rFonts w:ascii="Times New Roman" w:hAnsi="Times New Roman" w:cs="Times New Roman"/>
          <w:spacing w:val="-2"/>
          <w:sz w:val="21"/>
          <w:szCs w:val="21"/>
          <w:lang w:eastAsia="zh-CN"/>
        </w:rPr>
        <w:t>CH1</w:t>
      </w:r>
      <w:r w:rsidRPr="00992B78">
        <w:rPr>
          <w:rFonts w:ascii="Times New Roman" w:hAnsi="Times New Roman" w:cs="Times New Roman"/>
          <w:spacing w:val="-2"/>
          <w:sz w:val="21"/>
          <w:szCs w:val="21"/>
          <w:lang w:eastAsia="zh-CN"/>
        </w:rPr>
        <w:t>作为主要分析通道，并以正式加载阶段对应的首个有效声发射事件作为分析起点。对于每个有效声发射事件，首先对原始波形进行去均值处理，以消除采集系统可能存在的直流偏置。</w:t>
      </w:r>
    </w:p>
    <w:p w14:paraId="33833482" w14:textId="77777777" w:rsidR="005B6A7E" w:rsidRDefault="005B6A7E" w:rsidP="005B6A7E">
      <w:pPr>
        <w:pStyle w:val="a3"/>
        <w:spacing w:before="37" w:line="274" w:lineRule="auto"/>
        <w:ind w:left="21" w:right="328" w:firstLine="420"/>
        <w:jc w:val="both"/>
        <w:rPr>
          <w:rFonts w:ascii="Times New Roman" w:hAnsi="Times New Roman" w:cs="Times New Roman"/>
          <w:spacing w:val="-2"/>
          <w:sz w:val="21"/>
          <w:szCs w:val="21"/>
          <w:lang w:eastAsia="zh-CN"/>
        </w:rPr>
      </w:pPr>
      <w:r w:rsidRPr="008145E1">
        <w:rPr>
          <w:rFonts w:ascii="Times New Roman" w:hAnsi="Times New Roman" w:cs="Times New Roman"/>
          <w:spacing w:val="-2"/>
          <w:sz w:val="21"/>
          <w:szCs w:val="21"/>
          <w:lang w:eastAsia="zh-CN"/>
        </w:rPr>
        <w:t>设原始离散声发射信号为</w:t>
      </w:r>
      <w:r w:rsidRPr="005B6A7E">
        <w:rPr>
          <w:rFonts w:ascii="Times New Roman" w:hAnsi="Times New Roman" w:cs="Times New Roman"/>
          <w:spacing w:val="-2"/>
          <w:sz w:val="21"/>
          <w:szCs w:val="21"/>
          <w:lang w:eastAsia="zh-CN"/>
        </w:rPr>
        <w:t>x</w:t>
      </w:r>
      <w:r>
        <w:rPr>
          <w:rFonts w:ascii="Times New Roman" w:hAnsi="Times New Roman" w:cs="Times New Roman" w:hint="eastAsia"/>
          <w:spacing w:val="-2"/>
          <w:sz w:val="21"/>
          <w:szCs w:val="21"/>
          <w:lang w:eastAsia="zh-CN"/>
        </w:rPr>
        <w:t>[</w:t>
      </w:r>
      <w:r w:rsidRPr="005B6A7E">
        <w:rPr>
          <w:rFonts w:ascii="Times New Roman" w:hAnsi="Times New Roman" w:cs="Times New Roman"/>
          <w:spacing w:val="-2"/>
          <w:sz w:val="21"/>
          <w:szCs w:val="21"/>
          <w:lang w:eastAsia="zh-CN"/>
        </w:rPr>
        <w:t>n</w:t>
      </w:r>
      <w:r>
        <w:rPr>
          <w:rFonts w:ascii="Times New Roman" w:hAnsi="Times New Roman" w:cs="Times New Roman" w:hint="eastAsia"/>
          <w:spacing w:val="-2"/>
          <w:sz w:val="21"/>
          <w:szCs w:val="21"/>
          <w:lang w:eastAsia="zh-CN"/>
        </w:rPr>
        <w:t>]</w:t>
      </w:r>
      <w:r w:rsidRPr="008145E1">
        <w:rPr>
          <w:rFonts w:ascii="Times New Roman" w:hAnsi="Times New Roman" w:cs="Times New Roman"/>
          <w:spacing w:val="-2"/>
          <w:sz w:val="21"/>
          <w:szCs w:val="21"/>
          <w:lang w:eastAsia="zh-CN"/>
        </w:rPr>
        <w:t>，首先对每个数据块进行去均值处理，以消除采集系统的直流偏置：</w:t>
      </w:r>
    </w:p>
    <w:p w14:paraId="7436E66E" w14:textId="637AF9A5" w:rsidR="00F911F4" w:rsidRPr="0096146B" w:rsidRDefault="007E6FDC" w:rsidP="0096146B">
      <w:pPr>
        <w:pStyle w:val="MTDisplayEquation"/>
        <w:rPr>
          <w:lang w:eastAsia="zh-CN"/>
        </w:rPr>
      </w:pPr>
      <w:r>
        <w:rPr>
          <w:rFonts w:hint="eastAsia"/>
          <w:lang w:eastAsia="zh-CN"/>
        </w:rPr>
        <w:lastRenderedPageBreak/>
        <w:tab/>
      </w:r>
      <w:r w:rsidR="0096146B" w:rsidRPr="0096146B">
        <w:rPr>
          <w:rFonts w:hint="eastAsia"/>
          <w:position w:val="-28"/>
          <w:lang w:eastAsia="zh-CN"/>
        </w:rPr>
        <w:object w:dxaOrig="2340" w:dyaOrig="680" w14:anchorId="1587DC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35pt;height:33.65pt" o:ole="">
            <v:imagedata r:id="rId10" o:title=""/>
          </v:shape>
          <o:OLEObject Type="Embed" ProgID="Equation.DSMT4" ShapeID="_x0000_i1025" DrawAspect="Content" ObjectID="_1851694504" r:id="rId11"/>
        </w:object>
      </w:r>
      <w:r w:rsidR="0096146B" w:rsidRPr="007E6FDC">
        <w:rPr>
          <w:rFonts w:hint="eastAsia"/>
          <w:position w:val="-4"/>
          <w:lang w:eastAsia="zh-CN"/>
        </w:rPr>
        <w:object w:dxaOrig="180" w:dyaOrig="279" w14:anchorId="3672435C">
          <v:shape id="_x0000_i1026" type="#_x0000_t75" style="width:8.9pt;height:14.5pt" o:ole="">
            <v:imagedata r:id="rId12" o:title=""/>
          </v:shape>
          <o:OLEObject Type="Embed" ProgID="Equation.DSMT4" ShapeID="_x0000_i1026" DrawAspect="Content" ObjectID="_1851694505" r:id="rId13"/>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1</w:instrText>
      </w:r>
      <w:r>
        <w:rPr>
          <w:rFonts w:hint="eastAsia"/>
          <w:lang w:eastAsia="zh-CN"/>
        </w:rPr>
        <w:fldChar w:fldCharType="end"/>
      </w:r>
      <w:r>
        <w:rPr>
          <w:rFonts w:hint="eastAsia"/>
          <w:lang w:eastAsia="zh-CN"/>
        </w:rPr>
        <w:instrText>)</w:instrText>
      </w:r>
      <w:r>
        <w:rPr>
          <w:rFonts w:hint="eastAsia"/>
          <w:lang w:eastAsia="zh-CN"/>
        </w:rPr>
        <w:fldChar w:fldCharType="end"/>
      </w:r>
    </w:p>
    <w:p w14:paraId="4DAEC705" w14:textId="7DB4AB51" w:rsidR="0096146B" w:rsidRDefault="0096146B" w:rsidP="0096146B">
      <w:pPr>
        <w:pStyle w:val="a3"/>
        <w:spacing w:before="37" w:line="274" w:lineRule="auto"/>
        <w:ind w:left="21" w:right="328" w:firstLine="420"/>
        <w:jc w:val="both"/>
        <w:rPr>
          <w:rFonts w:ascii="Times New Roman" w:hAnsi="Times New Roman" w:cs="Times New Roman"/>
          <w:spacing w:val="-2"/>
          <w:sz w:val="21"/>
          <w:szCs w:val="21"/>
          <w:lang w:eastAsia="zh-CN"/>
        </w:rPr>
      </w:pPr>
      <w:bookmarkStart w:id="0" w:name="_Hlk239757421"/>
      <w:r w:rsidRPr="00355CB4">
        <w:rPr>
          <w:rFonts w:ascii="Times New Roman" w:hAnsi="Times New Roman" w:cs="Times New Roman"/>
          <w:spacing w:val="-2"/>
          <w:sz w:val="21"/>
          <w:szCs w:val="21"/>
          <w:lang w:eastAsia="zh-CN"/>
        </w:rPr>
        <w:t>式中，</w:t>
      </w:r>
      <w:r>
        <w:rPr>
          <w:rFonts w:ascii="Times New Roman" w:hAnsi="Times New Roman" w:cs="Times New Roman" w:hint="eastAsia"/>
          <w:spacing w:val="-2"/>
          <w:sz w:val="21"/>
          <w:szCs w:val="21"/>
          <w:lang w:eastAsia="zh-CN"/>
        </w:rPr>
        <w:t>N</w:t>
      </w:r>
      <w:r w:rsidRPr="00355CB4">
        <w:rPr>
          <w:rFonts w:ascii="Times New Roman" w:hAnsi="Times New Roman" w:cs="Times New Roman"/>
          <w:spacing w:val="-2"/>
          <w:sz w:val="21"/>
          <w:szCs w:val="21"/>
          <w:lang w:eastAsia="zh-CN"/>
        </w:rPr>
        <w:t>为当前数据块的采样点数，</w:t>
      </w:r>
      <w:r w:rsidRPr="0096146B">
        <w:rPr>
          <w:rFonts w:ascii="Times New Roman" w:hAnsi="Times New Roman" w:cs="Times New Roman"/>
          <w:spacing w:val="-2"/>
          <w:sz w:val="21"/>
          <w:szCs w:val="21"/>
          <w:lang w:eastAsia="zh-CN"/>
        </w:rPr>
        <w:t>xd</w:t>
      </w:r>
      <w:r>
        <w:rPr>
          <w:rFonts w:ascii="Times New Roman" w:hAnsi="Times New Roman" w:cs="Times New Roman" w:hint="eastAsia"/>
          <w:spacing w:val="-2"/>
          <w:sz w:val="21"/>
          <w:szCs w:val="21"/>
          <w:lang w:eastAsia="zh-CN"/>
        </w:rPr>
        <w:t>[</w:t>
      </w:r>
      <w:r w:rsidRPr="0096146B">
        <w:rPr>
          <w:rFonts w:ascii="Times New Roman" w:hAnsi="Times New Roman" w:cs="Times New Roman"/>
          <w:spacing w:val="-2"/>
          <w:sz w:val="21"/>
          <w:szCs w:val="21"/>
          <w:lang w:eastAsia="zh-CN"/>
        </w:rPr>
        <w:t>n</w:t>
      </w:r>
      <w:r>
        <w:rPr>
          <w:rFonts w:ascii="Times New Roman" w:hAnsi="Times New Roman" w:cs="Times New Roman" w:hint="eastAsia"/>
          <w:spacing w:val="-2"/>
          <w:sz w:val="21"/>
          <w:szCs w:val="21"/>
          <w:lang w:eastAsia="zh-CN"/>
        </w:rPr>
        <w:t>]</w:t>
      </w:r>
      <w:r w:rsidRPr="00355CB4">
        <w:rPr>
          <w:rFonts w:ascii="Times New Roman" w:hAnsi="Times New Roman" w:cs="Times New Roman"/>
          <w:spacing w:val="-2"/>
          <w:sz w:val="21"/>
          <w:szCs w:val="21"/>
          <w:lang w:eastAsia="zh-CN"/>
        </w:rPr>
        <w:t>为去均值后的信号。</w:t>
      </w:r>
      <w:r w:rsidR="00005A24" w:rsidRPr="00005A24">
        <w:rPr>
          <w:rFonts w:ascii="Times New Roman" w:hAnsi="Times New Roman" w:cs="Times New Roman"/>
          <w:spacing w:val="-2"/>
          <w:sz w:val="21"/>
          <w:szCs w:val="21"/>
          <w:lang w:eastAsia="zh-CN"/>
        </w:rPr>
        <w:t>采用</w:t>
      </w:r>
      <w:r w:rsidR="00005A24" w:rsidRPr="00005A24">
        <w:rPr>
          <w:rFonts w:ascii="Times New Roman" w:hAnsi="Times New Roman" w:cs="Times New Roman"/>
          <w:spacing w:val="-2"/>
          <w:sz w:val="21"/>
          <w:szCs w:val="21"/>
          <w:lang w:eastAsia="zh-CN"/>
        </w:rPr>
        <w:t xml:space="preserve"> Butterworth </w:t>
      </w:r>
      <w:r w:rsidR="00005A24" w:rsidRPr="00005A24">
        <w:rPr>
          <w:rFonts w:ascii="Times New Roman" w:hAnsi="Times New Roman" w:cs="Times New Roman"/>
          <w:spacing w:val="-2"/>
          <w:sz w:val="21"/>
          <w:szCs w:val="21"/>
          <w:lang w:eastAsia="zh-CN"/>
        </w:rPr>
        <w:t>数字带通滤波器进行离线滤波，滤波器阶数为</w:t>
      </w:r>
      <w:r w:rsidR="00005A24" w:rsidRPr="00005A24">
        <w:rPr>
          <w:rFonts w:ascii="Times New Roman" w:hAnsi="Times New Roman" w:cs="Times New Roman"/>
          <w:spacing w:val="-2"/>
          <w:sz w:val="21"/>
          <w:szCs w:val="21"/>
          <w:lang w:eastAsia="zh-CN"/>
        </w:rPr>
        <w:t xml:space="preserve"> 4</w:t>
      </w:r>
      <w:r w:rsidR="00005A24" w:rsidRPr="00005A24">
        <w:rPr>
          <w:rFonts w:ascii="Times New Roman" w:hAnsi="Times New Roman" w:cs="Times New Roman"/>
          <w:spacing w:val="-2"/>
          <w:sz w:val="21"/>
          <w:szCs w:val="21"/>
          <w:lang w:eastAsia="zh-CN"/>
        </w:rPr>
        <w:t>阶，截止频率分别为</w:t>
      </w:r>
      <w:r w:rsidR="00005A24" w:rsidRPr="00005A24">
        <w:rPr>
          <w:rFonts w:ascii="Times New Roman" w:hAnsi="Times New Roman" w:cs="Times New Roman"/>
          <w:spacing w:val="-2"/>
          <w:sz w:val="21"/>
          <w:szCs w:val="21"/>
          <w:lang w:eastAsia="zh-CN"/>
        </w:rPr>
        <w:t>20 kHz</w:t>
      </w:r>
      <w:r w:rsidR="00005A24" w:rsidRPr="00005A24">
        <w:rPr>
          <w:rFonts w:ascii="Times New Roman" w:hAnsi="Times New Roman" w:cs="Times New Roman"/>
          <w:spacing w:val="-2"/>
          <w:sz w:val="21"/>
          <w:szCs w:val="21"/>
          <w:lang w:eastAsia="zh-CN"/>
        </w:rPr>
        <w:t>和</w:t>
      </w:r>
      <w:r w:rsidR="00005A24" w:rsidRPr="00005A24">
        <w:rPr>
          <w:rFonts w:ascii="Times New Roman" w:hAnsi="Times New Roman" w:cs="Times New Roman"/>
          <w:spacing w:val="-2"/>
          <w:sz w:val="21"/>
          <w:szCs w:val="21"/>
          <w:lang w:eastAsia="zh-CN"/>
        </w:rPr>
        <w:t>300 kHz</w:t>
      </w:r>
      <w:r w:rsidR="00005A24" w:rsidRPr="00005A24">
        <w:rPr>
          <w:rFonts w:ascii="Times New Roman" w:hAnsi="Times New Roman" w:cs="Times New Roman"/>
          <w:spacing w:val="-2"/>
          <w:sz w:val="21"/>
          <w:szCs w:val="21"/>
          <w:lang w:eastAsia="zh-CN"/>
        </w:rPr>
        <w:t>。滤波过程采用</w:t>
      </w:r>
      <w:r w:rsidR="00005A24" w:rsidRPr="00005A24">
        <w:rPr>
          <w:rFonts w:ascii="Times New Roman" w:hAnsi="Times New Roman" w:cs="Times New Roman"/>
          <w:spacing w:val="-2"/>
          <w:sz w:val="21"/>
          <w:szCs w:val="21"/>
          <w:lang w:eastAsia="zh-CN"/>
        </w:rPr>
        <w:t xml:space="preserve"> </w:t>
      </w:r>
      <w:r w:rsidR="00005A24" w:rsidRPr="00005A24">
        <w:rPr>
          <w:rFonts w:ascii="Times New Roman" w:hAnsi="Times New Roman" w:cs="Times New Roman"/>
          <w:spacing w:val="-2"/>
          <w:sz w:val="21"/>
          <w:szCs w:val="21"/>
          <w:lang w:eastAsia="zh-CN"/>
        </w:rPr>
        <w:t>零相位双向滤波，</w:t>
      </w:r>
      <w:r w:rsidRPr="006B5123">
        <w:rPr>
          <w:rFonts w:ascii="Times New Roman" w:hAnsi="Times New Roman" w:cs="Times New Roman"/>
          <w:spacing w:val="-2"/>
          <w:sz w:val="21"/>
          <w:szCs w:val="21"/>
          <w:lang w:eastAsia="zh-CN"/>
        </w:rPr>
        <w:t>以减小相位偏移对信号频谱和时间定位结果的影响。</w:t>
      </w:r>
      <w:r w:rsidRPr="00B24685">
        <w:rPr>
          <w:rFonts w:ascii="Times New Roman" w:hAnsi="Times New Roman" w:cs="Times New Roman"/>
          <w:spacing w:val="-2"/>
          <w:sz w:val="21"/>
          <w:szCs w:val="21"/>
          <w:lang w:eastAsia="zh-CN"/>
        </w:rPr>
        <w:t>为保留裂纹演化引起的幅值及频谱能量变化，所有试件采用统一的幅值标度，不对单个数据块实施独立归一化。处理后的连续波形作为后续</w:t>
      </w:r>
      <w:r w:rsidRPr="00B24685">
        <w:rPr>
          <w:rFonts w:ascii="Times New Roman" w:hAnsi="Times New Roman" w:cs="Times New Roman"/>
          <w:spacing w:val="-2"/>
          <w:sz w:val="21"/>
          <w:szCs w:val="21"/>
          <w:lang w:eastAsia="zh-CN"/>
        </w:rPr>
        <w:t>MFCC</w:t>
      </w:r>
      <w:r w:rsidRPr="00B24685">
        <w:rPr>
          <w:rFonts w:ascii="Times New Roman" w:hAnsi="Times New Roman" w:cs="Times New Roman"/>
          <w:spacing w:val="-2"/>
          <w:sz w:val="21"/>
          <w:szCs w:val="21"/>
          <w:lang w:eastAsia="zh-CN"/>
        </w:rPr>
        <w:t>特征提取的输入。</w:t>
      </w:r>
      <w:r>
        <w:rPr>
          <w:rFonts w:ascii="Times New Roman" w:hAnsi="Times New Roman" w:cs="Times New Roman" w:hint="eastAsia"/>
          <w:spacing w:val="-2"/>
          <w:sz w:val="21"/>
          <w:szCs w:val="21"/>
          <w:lang w:eastAsia="zh-CN"/>
        </w:rPr>
        <w:t>加载试件时的初始受力点</w:t>
      </w:r>
      <w:r w:rsidRPr="00B24685">
        <w:rPr>
          <w:rFonts w:ascii="Times New Roman" w:hAnsi="Times New Roman" w:cs="Times New Roman"/>
          <w:spacing w:val="-2"/>
          <w:sz w:val="21"/>
          <w:szCs w:val="21"/>
          <w:lang w:eastAsia="zh-CN"/>
        </w:rPr>
        <w:t>定义为统一时间零点</w:t>
      </w:r>
      <w:r>
        <w:rPr>
          <w:rFonts w:ascii="Times New Roman" w:hAnsi="Times New Roman" w:cs="Times New Roman" w:hint="eastAsia"/>
          <w:spacing w:val="-2"/>
          <w:sz w:val="21"/>
          <w:szCs w:val="21"/>
          <w:lang w:eastAsia="zh-CN"/>
        </w:rPr>
        <w:t>t</w:t>
      </w:r>
      <w:r w:rsidRPr="0096146B">
        <w:rPr>
          <w:rFonts w:ascii="Times New Roman" w:hAnsi="Times New Roman" w:cs="Times New Roman"/>
          <w:spacing w:val="-2"/>
          <w:sz w:val="21"/>
          <w:szCs w:val="21"/>
          <w:lang w:eastAsia="zh-CN"/>
        </w:rPr>
        <w:t>0</w:t>
      </w:r>
      <w:r w:rsidRPr="00B24685">
        <w:rPr>
          <w:rFonts w:ascii="Times New Roman" w:hAnsi="Times New Roman" w:cs="Times New Roman"/>
          <w:spacing w:val="-2"/>
          <w:sz w:val="21"/>
          <w:szCs w:val="21"/>
          <w:lang w:eastAsia="zh-CN"/>
        </w:rPr>
        <w:t>，原始采样点对应的时间为</w:t>
      </w:r>
    </w:p>
    <w:bookmarkEnd w:id="0"/>
    <w:p w14:paraId="0484D7A6" w14:textId="2D29F1AC" w:rsidR="00005A24" w:rsidRPr="0096146B" w:rsidRDefault="00005A24" w:rsidP="00005A24">
      <w:pPr>
        <w:pStyle w:val="MTDisplayEquation"/>
        <w:rPr>
          <w:lang w:eastAsia="zh-CN"/>
        </w:rPr>
      </w:pPr>
      <w:r>
        <w:rPr>
          <w:rFonts w:hint="eastAsia"/>
          <w:lang w:eastAsia="zh-CN"/>
        </w:rPr>
        <w:tab/>
      </w:r>
      <w:r w:rsidRPr="00005A24">
        <w:rPr>
          <w:rFonts w:hint="eastAsia"/>
          <w:position w:val="-12"/>
          <w:lang w:eastAsia="zh-CN"/>
        </w:rPr>
        <w:object w:dxaOrig="1359" w:dyaOrig="360" w14:anchorId="071EF765">
          <v:shape id="_x0000_i1027" type="#_x0000_t75" style="width:68.25pt;height:18.25pt" o:ole="">
            <v:imagedata r:id="rId14" o:title=""/>
          </v:shape>
          <o:OLEObject Type="Embed" ProgID="Equation.DSMT4" ShapeID="_x0000_i1027" DrawAspect="Content" ObjectID="_1851694506" r:id="rId15"/>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2</w:instrText>
      </w:r>
      <w:r>
        <w:rPr>
          <w:rFonts w:hint="eastAsia"/>
          <w:lang w:eastAsia="zh-CN"/>
        </w:rPr>
        <w:fldChar w:fldCharType="end"/>
      </w:r>
      <w:r>
        <w:rPr>
          <w:rFonts w:hint="eastAsia"/>
          <w:lang w:eastAsia="zh-CN"/>
        </w:rPr>
        <w:instrText>)</w:instrText>
      </w:r>
      <w:r>
        <w:rPr>
          <w:rFonts w:hint="eastAsia"/>
          <w:lang w:eastAsia="zh-CN"/>
        </w:rPr>
        <w:fldChar w:fldCharType="end"/>
      </w:r>
    </w:p>
    <w:p w14:paraId="387EF05E" w14:textId="77777777" w:rsidR="00005A24" w:rsidRDefault="00005A24" w:rsidP="00005A24">
      <w:pPr>
        <w:pStyle w:val="a3"/>
        <w:spacing w:before="37" w:line="274" w:lineRule="auto"/>
        <w:ind w:left="21" w:right="328" w:firstLine="420"/>
        <w:jc w:val="both"/>
        <w:rPr>
          <w:rFonts w:ascii="Times New Roman" w:hAnsi="Times New Roman" w:cs="Times New Roman"/>
          <w:spacing w:val="-2"/>
          <w:sz w:val="21"/>
          <w:szCs w:val="21"/>
          <w:lang w:eastAsia="zh-CN"/>
        </w:rPr>
      </w:pPr>
      <w:r w:rsidRPr="00005A24">
        <w:rPr>
          <w:rFonts w:ascii="Times New Roman" w:hAnsi="Times New Roman" w:cs="Times New Roman" w:hint="eastAsia"/>
          <w:spacing w:val="-2"/>
          <w:sz w:val="21"/>
          <w:szCs w:val="21"/>
          <w:lang w:eastAsia="zh-CN"/>
        </w:rPr>
        <w:t>其中</w:t>
      </w:r>
      <w:r w:rsidRPr="00005A24">
        <w:rPr>
          <w:rFonts w:ascii="Times New Roman" w:hAnsi="Times New Roman" w:cs="Times New Roman"/>
          <w:spacing w:val="-2"/>
          <w:sz w:val="21"/>
          <w:szCs w:val="21"/>
          <w:lang w:eastAsia="zh-CN"/>
        </w:rPr>
        <w:t xml:space="preserve"> fs =1.0 MHz</w:t>
      </w:r>
      <w:r w:rsidRPr="00005A24">
        <w:rPr>
          <w:rFonts w:ascii="Times New Roman" w:hAnsi="Times New Roman" w:cs="Times New Roman" w:hint="eastAsia"/>
          <w:spacing w:val="-2"/>
          <w:sz w:val="21"/>
          <w:szCs w:val="21"/>
          <w:lang w:eastAsia="zh-CN"/>
        </w:rPr>
        <w:t>。在完成通道筛选和去均值后，对预处理后的连续波形进行短时分帧，并进一步提取</w:t>
      </w:r>
      <w:r w:rsidRPr="00005A24">
        <w:rPr>
          <w:rFonts w:ascii="Times New Roman" w:hAnsi="Times New Roman" w:cs="Times New Roman"/>
          <w:spacing w:val="-2"/>
          <w:sz w:val="21"/>
          <w:szCs w:val="21"/>
          <w:lang w:eastAsia="zh-CN"/>
        </w:rPr>
        <w:t>MFCC</w:t>
      </w:r>
      <w:r w:rsidRPr="00005A24">
        <w:rPr>
          <w:rFonts w:ascii="Times New Roman" w:hAnsi="Times New Roman" w:cs="Times New Roman" w:hint="eastAsia"/>
          <w:spacing w:val="-2"/>
          <w:sz w:val="21"/>
          <w:szCs w:val="21"/>
          <w:lang w:eastAsia="zh-CN"/>
        </w:rPr>
        <w:t>特征。</w:t>
      </w:r>
    </w:p>
    <w:p w14:paraId="052A4893" w14:textId="77777777" w:rsidR="00FB5BD8" w:rsidRPr="00005A24" w:rsidRDefault="00FB5BD8" w:rsidP="00005A24">
      <w:pPr>
        <w:pStyle w:val="a3"/>
        <w:spacing w:before="37" w:line="274" w:lineRule="auto"/>
        <w:ind w:left="21" w:right="328" w:firstLine="420"/>
        <w:jc w:val="both"/>
        <w:rPr>
          <w:rFonts w:ascii="Times New Roman" w:hAnsi="Times New Roman" w:cs="Times New Roman"/>
          <w:spacing w:val="-2"/>
          <w:sz w:val="21"/>
          <w:szCs w:val="21"/>
          <w:lang w:eastAsia="zh-CN"/>
        </w:rPr>
      </w:pPr>
    </w:p>
    <w:p w14:paraId="3972AD32" w14:textId="77777777" w:rsidR="00005A24" w:rsidRPr="00005A24" w:rsidRDefault="00005A24" w:rsidP="00005A24">
      <w:pPr>
        <w:pStyle w:val="a3"/>
        <w:spacing w:before="37" w:line="274" w:lineRule="auto"/>
        <w:ind w:right="328"/>
        <w:jc w:val="both"/>
        <w:rPr>
          <w:rFonts w:ascii="Times New Roman" w:hAnsi="Times New Roman" w:cs="Times New Roman"/>
          <w:spacing w:val="-2"/>
          <w:sz w:val="28"/>
          <w:szCs w:val="28"/>
          <w:lang w:eastAsia="zh-CN"/>
        </w:rPr>
      </w:pPr>
      <w:r w:rsidRPr="00005A24">
        <w:rPr>
          <w:rFonts w:ascii="Times New Roman" w:hAnsi="Times New Roman" w:cs="Times New Roman"/>
          <w:spacing w:val="-2"/>
          <w:sz w:val="28"/>
          <w:szCs w:val="28"/>
          <w:lang w:eastAsia="zh-CN"/>
        </w:rPr>
        <w:t>3.2 MFCC</w:t>
      </w:r>
      <w:r w:rsidRPr="00005A24">
        <w:rPr>
          <w:rFonts w:ascii="Times New Roman" w:hAnsi="Times New Roman" w:cs="Times New Roman" w:hint="eastAsia"/>
          <w:spacing w:val="-2"/>
          <w:sz w:val="28"/>
          <w:szCs w:val="28"/>
          <w:lang w:eastAsia="zh-CN"/>
        </w:rPr>
        <w:t>特征提取原理</w:t>
      </w:r>
    </w:p>
    <w:p w14:paraId="7F6B38A4" w14:textId="77777777" w:rsidR="00005A24" w:rsidRPr="00005A24" w:rsidRDefault="00005A24" w:rsidP="00005A24">
      <w:pPr>
        <w:pStyle w:val="a3"/>
        <w:spacing w:before="37" w:line="274" w:lineRule="auto"/>
        <w:ind w:left="21" w:right="328" w:firstLine="420"/>
        <w:jc w:val="both"/>
        <w:rPr>
          <w:rFonts w:ascii="Times New Roman" w:hAnsi="Times New Roman" w:cs="Times New Roman"/>
          <w:spacing w:val="-2"/>
          <w:sz w:val="21"/>
          <w:szCs w:val="21"/>
          <w:lang w:eastAsia="zh-CN"/>
        </w:rPr>
      </w:pPr>
      <w:r w:rsidRPr="00005A24">
        <w:rPr>
          <w:rFonts w:ascii="Times New Roman" w:hAnsi="Times New Roman" w:cs="Times New Roman"/>
          <w:spacing w:val="-2"/>
          <w:sz w:val="21"/>
          <w:szCs w:val="21"/>
          <w:lang w:eastAsia="zh-CN"/>
        </w:rPr>
        <w:t>MFCC</w:t>
      </w:r>
      <w:r w:rsidRPr="00005A24">
        <w:rPr>
          <w:rFonts w:ascii="Times New Roman" w:hAnsi="Times New Roman" w:cs="Times New Roman" w:hint="eastAsia"/>
          <w:spacing w:val="-2"/>
          <w:sz w:val="21"/>
          <w:szCs w:val="21"/>
          <w:lang w:eastAsia="zh-CN"/>
        </w:rPr>
        <w:t>通过对信号的短时功率谱进行非线性频率映射和倒谱变换，提取能够表征频谱包络形态的低维特征。本文的</w:t>
      </w:r>
      <w:r w:rsidRPr="00005A24">
        <w:rPr>
          <w:rFonts w:ascii="Times New Roman" w:hAnsi="Times New Roman" w:cs="Times New Roman"/>
          <w:spacing w:val="-2"/>
          <w:sz w:val="21"/>
          <w:szCs w:val="21"/>
          <w:lang w:eastAsia="zh-CN"/>
        </w:rPr>
        <w:t>MFCC</w:t>
      </w:r>
      <w:r w:rsidRPr="00005A24">
        <w:rPr>
          <w:rFonts w:ascii="Times New Roman" w:hAnsi="Times New Roman" w:cs="Times New Roman" w:hint="eastAsia"/>
          <w:spacing w:val="-2"/>
          <w:sz w:val="21"/>
          <w:szCs w:val="21"/>
          <w:lang w:eastAsia="zh-CN"/>
        </w:rPr>
        <w:t>计算包括分帧加窗、功率谱计算、梅尔滤波、对数压缩和离散余弦变换，处理流程见图</w:t>
      </w:r>
      <w:r w:rsidRPr="00005A24">
        <w:rPr>
          <w:rFonts w:ascii="Times New Roman" w:hAnsi="Times New Roman" w:cs="Times New Roman"/>
          <w:spacing w:val="-2"/>
          <w:sz w:val="21"/>
          <w:szCs w:val="21"/>
          <w:lang w:eastAsia="zh-CN"/>
        </w:rPr>
        <w:t>2</w:t>
      </w:r>
      <w:r w:rsidRPr="00005A24">
        <w:rPr>
          <w:rFonts w:ascii="Times New Roman" w:hAnsi="Times New Roman" w:cs="Times New Roman" w:hint="eastAsia"/>
          <w:spacing w:val="-2"/>
          <w:sz w:val="21"/>
          <w:szCs w:val="21"/>
          <w:lang w:eastAsia="zh-CN"/>
        </w:rPr>
        <w:t>。</w:t>
      </w:r>
    </w:p>
    <w:p w14:paraId="35D66723" w14:textId="5F5B67F5" w:rsidR="0096146B" w:rsidRDefault="000A0276" w:rsidP="000A0276">
      <w:pPr>
        <w:pStyle w:val="a3"/>
        <w:spacing w:before="37" w:line="274" w:lineRule="auto"/>
        <w:ind w:right="328"/>
        <w:jc w:val="center"/>
        <w:rPr>
          <w:rFonts w:ascii="Times New Roman" w:hAnsi="Times New Roman" w:cs="Times New Roman"/>
          <w:color w:val="FF0000"/>
          <w:spacing w:val="-2"/>
          <w:sz w:val="21"/>
          <w:szCs w:val="21"/>
          <w:lang w:eastAsia="zh-CN"/>
        </w:rPr>
      </w:pPr>
      <w:r>
        <w:rPr>
          <w:rFonts w:ascii="Times New Roman" w:hAnsi="Times New Roman" w:cs="Times New Roman" w:hint="eastAsia"/>
          <w:noProof/>
          <w:snapToGrid/>
          <w:color w:val="FF0000"/>
          <w:spacing w:val="-2"/>
          <w:sz w:val="21"/>
          <w:szCs w:val="21"/>
          <w:lang w:eastAsia="zh-CN"/>
        </w:rPr>
        <w:drawing>
          <wp:inline distT="0" distB="0" distL="0" distR="0" wp14:anchorId="50B0092E" wp14:editId="65EF8A2B">
            <wp:extent cx="3063780" cy="4595854"/>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75728" cy="4613777"/>
                    </a:xfrm>
                    <a:prstGeom prst="rect">
                      <a:avLst/>
                    </a:prstGeom>
                  </pic:spPr>
                </pic:pic>
              </a:graphicData>
            </a:graphic>
          </wp:inline>
        </w:drawing>
      </w:r>
    </w:p>
    <w:p w14:paraId="20049C2F" w14:textId="3469965A" w:rsidR="00CA3593" w:rsidRPr="00CA3593" w:rsidRDefault="00CA3593" w:rsidP="000A0276">
      <w:pPr>
        <w:pStyle w:val="a3"/>
        <w:spacing w:before="37" w:line="274" w:lineRule="auto"/>
        <w:ind w:right="328"/>
        <w:jc w:val="center"/>
        <w:rPr>
          <w:rFonts w:ascii="Times New Roman" w:hAnsi="Times New Roman" w:cs="Times New Roman"/>
          <w:sz w:val="21"/>
          <w:szCs w:val="21"/>
          <w:lang w:eastAsia="zh-CN"/>
        </w:rPr>
      </w:pPr>
      <w:r w:rsidRPr="00CA3593">
        <w:rPr>
          <w:rFonts w:ascii="Times New Roman" w:hAnsi="Times New Roman" w:cs="Times New Roman" w:hint="eastAsia"/>
          <w:sz w:val="21"/>
          <w:szCs w:val="21"/>
          <w:lang w:eastAsia="zh-CN"/>
        </w:rPr>
        <w:t>图</w:t>
      </w:r>
      <w:r w:rsidRPr="00CA3593">
        <w:rPr>
          <w:rFonts w:ascii="Times New Roman" w:hAnsi="Times New Roman" w:cs="Times New Roman" w:hint="eastAsia"/>
          <w:sz w:val="21"/>
          <w:szCs w:val="21"/>
          <w:lang w:eastAsia="zh-CN"/>
        </w:rPr>
        <w:t>2 MFCC</w:t>
      </w:r>
      <w:r w:rsidRPr="00CA3593">
        <w:rPr>
          <w:rFonts w:ascii="Times New Roman" w:hAnsi="Times New Roman" w:cs="Times New Roman" w:hint="eastAsia"/>
          <w:sz w:val="21"/>
          <w:szCs w:val="21"/>
          <w:lang w:eastAsia="zh-CN"/>
        </w:rPr>
        <w:t>特征提取流程</w:t>
      </w:r>
    </w:p>
    <w:p w14:paraId="1BA01A48" w14:textId="560F5C99" w:rsidR="000A0276" w:rsidRPr="000A0276" w:rsidRDefault="00000000" w:rsidP="000A0276">
      <w:pPr>
        <w:pStyle w:val="a3"/>
        <w:spacing w:before="37" w:line="274" w:lineRule="auto"/>
        <w:ind w:left="21" w:right="328" w:firstLine="420"/>
        <w:jc w:val="both"/>
        <w:rPr>
          <w:rFonts w:ascii="Times New Roman" w:hAnsi="Times New Roman" w:cs="Times New Roman"/>
          <w:spacing w:val="-2"/>
          <w:sz w:val="21"/>
          <w:szCs w:val="21"/>
          <w:lang w:eastAsia="zh-CN"/>
        </w:rPr>
      </w:pPr>
      <w:r>
        <w:rPr>
          <w:rFonts w:ascii="Times New Roman" w:hAnsi="Times New Roman" w:cs="Times New Roman"/>
          <w:spacing w:val="-2"/>
          <w:sz w:val="21"/>
          <w:szCs w:val="21"/>
          <w:lang w:eastAsia="zh-CN"/>
        </w:rPr>
        <w:lastRenderedPageBreak/>
        <w:t>设</w:t>
      </w:r>
      <w:r w:rsidR="000A0276">
        <w:rPr>
          <w:rFonts w:ascii="Times New Roman" w:hAnsi="Times New Roman" w:cs="Times New Roman" w:hint="eastAsia"/>
          <w:spacing w:val="-2"/>
          <w:sz w:val="21"/>
          <w:szCs w:val="21"/>
          <w:lang w:eastAsia="zh-CN"/>
        </w:rPr>
        <w:t>预处理</w:t>
      </w:r>
      <w:r>
        <w:rPr>
          <w:rFonts w:ascii="Times New Roman" w:hAnsi="Times New Roman" w:cs="Times New Roman"/>
          <w:spacing w:val="-2"/>
          <w:sz w:val="21"/>
          <w:szCs w:val="21"/>
          <w:lang w:eastAsia="zh-CN"/>
        </w:rPr>
        <w:t>信号为</w:t>
      </w:r>
      <w:r>
        <w:rPr>
          <w:rFonts w:ascii="Times New Roman" w:hAnsi="Times New Roman" w:cs="Times New Roman"/>
          <w:spacing w:val="-2"/>
          <w:sz w:val="21"/>
          <w:szCs w:val="21"/>
          <w:lang w:eastAsia="zh-CN"/>
        </w:rPr>
        <w:t>x[n]</w:t>
      </w:r>
      <w:r>
        <w:rPr>
          <w:rFonts w:ascii="Times New Roman" w:hAnsi="Times New Roman" w:cs="Times New Roman"/>
          <w:spacing w:val="-2"/>
          <w:sz w:val="21"/>
          <w:szCs w:val="21"/>
          <w:lang w:eastAsia="zh-CN"/>
        </w:rPr>
        <w:t>，帧长为</w:t>
      </w:r>
      <w:r>
        <w:rPr>
          <w:rFonts w:ascii="Times New Roman" w:hAnsi="Times New Roman" w:cs="Times New Roman"/>
          <w:spacing w:val="-2"/>
          <w:sz w:val="21"/>
          <w:szCs w:val="21"/>
          <w:lang w:eastAsia="zh-CN"/>
        </w:rPr>
        <w:t>L</w:t>
      </w:r>
      <w:r>
        <w:rPr>
          <w:rFonts w:ascii="Times New Roman" w:hAnsi="Times New Roman" w:cs="Times New Roman"/>
          <w:spacing w:val="-2"/>
          <w:sz w:val="21"/>
          <w:szCs w:val="21"/>
          <w:lang w:eastAsia="zh-CN"/>
        </w:rPr>
        <w:t>，帧移为</w:t>
      </w:r>
      <w:r>
        <w:rPr>
          <w:rFonts w:ascii="Times New Roman" w:hAnsi="Times New Roman" w:cs="Times New Roman"/>
          <w:spacing w:val="-2"/>
          <w:sz w:val="21"/>
          <w:szCs w:val="21"/>
          <w:lang w:eastAsia="zh-CN"/>
        </w:rPr>
        <w:t>S</w:t>
      </w:r>
      <w:r>
        <w:rPr>
          <w:rFonts w:ascii="Times New Roman" w:hAnsi="Times New Roman" w:cs="Times New Roman"/>
          <w:spacing w:val="-2"/>
          <w:sz w:val="21"/>
          <w:szCs w:val="21"/>
          <w:lang w:eastAsia="zh-CN"/>
        </w:rPr>
        <w:t>，则第</w:t>
      </w:r>
      <w:r>
        <w:rPr>
          <w:rFonts w:ascii="Times New Roman" w:hAnsi="Times New Roman" w:cs="Times New Roman"/>
          <w:spacing w:val="-2"/>
          <w:sz w:val="21"/>
          <w:szCs w:val="21"/>
          <w:lang w:eastAsia="zh-CN"/>
        </w:rPr>
        <w:t>m</w:t>
      </w:r>
      <w:r>
        <w:rPr>
          <w:rFonts w:ascii="Times New Roman" w:hAnsi="Times New Roman" w:cs="Times New Roman"/>
          <w:spacing w:val="-2"/>
          <w:sz w:val="21"/>
          <w:szCs w:val="21"/>
          <w:lang w:eastAsia="zh-CN"/>
        </w:rPr>
        <w:t>帧信号为</w:t>
      </w:r>
    </w:p>
    <w:p w14:paraId="3A115697" w14:textId="04E09B49" w:rsidR="00F911F4" w:rsidRPr="000A0276" w:rsidRDefault="000A0276" w:rsidP="000A0276">
      <w:pPr>
        <w:pStyle w:val="MTDisplayEquation"/>
        <w:rPr>
          <w:lang w:eastAsia="zh-CN"/>
        </w:rPr>
      </w:pPr>
      <w:r>
        <w:rPr>
          <w:rFonts w:hint="eastAsia"/>
          <w:lang w:eastAsia="zh-CN"/>
        </w:rPr>
        <w:tab/>
      </w:r>
      <w:r w:rsidRPr="000A0276">
        <w:rPr>
          <w:rFonts w:hint="eastAsia"/>
          <w:position w:val="-12"/>
          <w:lang w:eastAsia="zh-CN"/>
        </w:rPr>
        <w:object w:dxaOrig="3260" w:dyaOrig="360" w14:anchorId="53797872">
          <v:shape id="_x0000_i1028" type="#_x0000_t75" style="width:162.7pt;height:18.25pt" o:ole="">
            <v:imagedata r:id="rId17" o:title=""/>
          </v:shape>
          <o:OLEObject Type="Embed" ProgID="Equation.DSMT4" ShapeID="_x0000_i1028" DrawAspect="Content" ObjectID="_1851694507" r:id="rId18"/>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3</w:instrText>
      </w:r>
      <w:r>
        <w:rPr>
          <w:rFonts w:hint="eastAsia"/>
          <w:lang w:eastAsia="zh-CN"/>
        </w:rPr>
        <w:fldChar w:fldCharType="end"/>
      </w:r>
      <w:r>
        <w:rPr>
          <w:rFonts w:hint="eastAsia"/>
          <w:lang w:eastAsia="zh-CN"/>
        </w:rPr>
        <w:instrText>)</w:instrText>
      </w:r>
      <w:r>
        <w:rPr>
          <w:rFonts w:hint="eastAsia"/>
          <w:lang w:eastAsia="zh-CN"/>
        </w:rPr>
        <w:fldChar w:fldCharType="end"/>
      </w:r>
    </w:p>
    <w:p w14:paraId="4519A933" w14:textId="77777777" w:rsidR="000A0276" w:rsidRPr="000A0276" w:rsidRDefault="000A0276" w:rsidP="000A0276">
      <w:pPr>
        <w:pStyle w:val="a3"/>
        <w:spacing w:before="37" w:line="274" w:lineRule="auto"/>
        <w:ind w:left="21" w:right="328" w:firstLine="420"/>
        <w:jc w:val="both"/>
        <w:rPr>
          <w:rFonts w:ascii="Times New Roman" w:hAnsi="Times New Roman" w:cs="Times New Roman"/>
          <w:spacing w:val="-2"/>
          <w:sz w:val="21"/>
          <w:szCs w:val="21"/>
          <w:lang w:eastAsia="zh-CN"/>
        </w:rPr>
      </w:pPr>
      <w:r w:rsidRPr="000A0276">
        <w:rPr>
          <w:rFonts w:ascii="Times New Roman" w:hAnsi="Times New Roman" w:cs="Times New Roman" w:hint="eastAsia"/>
          <w:spacing w:val="-2"/>
          <w:sz w:val="21"/>
          <w:szCs w:val="21"/>
          <w:lang w:eastAsia="zh-CN"/>
        </w:rPr>
        <w:t>本文取</w:t>
      </w:r>
      <w:r w:rsidRPr="000A0276">
        <w:rPr>
          <w:rFonts w:ascii="Times New Roman" w:hAnsi="Times New Roman" w:cs="Times New Roman"/>
          <w:spacing w:val="-2"/>
          <w:sz w:val="21"/>
          <w:szCs w:val="21"/>
          <w:lang w:eastAsia="zh-CN"/>
        </w:rPr>
        <w:t>L=256</w:t>
      </w:r>
      <w:r w:rsidRPr="000A0276">
        <w:rPr>
          <w:rFonts w:ascii="Times New Roman" w:hAnsi="Times New Roman" w:cs="Times New Roman" w:hint="eastAsia"/>
          <w:spacing w:val="-2"/>
          <w:sz w:val="21"/>
          <w:szCs w:val="21"/>
          <w:lang w:eastAsia="zh-CN"/>
        </w:rPr>
        <w:t>、</w:t>
      </w:r>
      <w:r w:rsidRPr="000A0276">
        <w:rPr>
          <w:rFonts w:ascii="Times New Roman" w:hAnsi="Times New Roman" w:cs="Times New Roman"/>
          <w:spacing w:val="-2"/>
          <w:sz w:val="21"/>
          <w:szCs w:val="21"/>
          <w:lang w:eastAsia="zh-CN"/>
        </w:rPr>
        <w:t>S=128</w:t>
      </w:r>
      <w:r w:rsidRPr="000A0276">
        <w:rPr>
          <w:rFonts w:ascii="Times New Roman" w:hAnsi="Times New Roman" w:cs="Times New Roman" w:hint="eastAsia"/>
          <w:spacing w:val="-2"/>
          <w:sz w:val="21"/>
          <w:szCs w:val="21"/>
          <w:lang w:eastAsia="zh-CN"/>
        </w:rPr>
        <w:t>，对应</w:t>
      </w:r>
      <w:r w:rsidRPr="000A0276">
        <w:rPr>
          <w:rFonts w:ascii="Times New Roman" w:hAnsi="Times New Roman" w:cs="Times New Roman"/>
          <w:spacing w:val="-2"/>
          <w:sz w:val="21"/>
          <w:szCs w:val="21"/>
          <w:lang w:eastAsia="zh-CN"/>
        </w:rPr>
        <w:t>50%</w:t>
      </w:r>
      <w:r w:rsidRPr="000A0276">
        <w:rPr>
          <w:rFonts w:ascii="Times New Roman" w:hAnsi="Times New Roman" w:cs="Times New Roman" w:hint="eastAsia"/>
          <w:spacing w:val="-2"/>
          <w:sz w:val="21"/>
          <w:szCs w:val="21"/>
          <w:lang w:eastAsia="zh-CN"/>
        </w:rPr>
        <w:t>的帧重叠率。在</w:t>
      </w:r>
      <w:r w:rsidRPr="000A0276">
        <w:rPr>
          <w:rFonts w:ascii="Times New Roman" w:hAnsi="Times New Roman" w:cs="Times New Roman"/>
          <w:spacing w:val="-2"/>
          <w:sz w:val="21"/>
          <w:szCs w:val="21"/>
          <w:lang w:eastAsia="zh-CN"/>
        </w:rPr>
        <w:t>1 MHz</w:t>
      </w:r>
      <w:r w:rsidRPr="000A0276">
        <w:rPr>
          <w:rFonts w:ascii="Times New Roman" w:hAnsi="Times New Roman" w:cs="Times New Roman" w:hint="eastAsia"/>
          <w:spacing w:val="-2"/>
          <w:sz w:val="21"/>
          <w:szCs w:val="21"/>
          <w:lang w:eastAsia="zh-CN"/>
        </w:rPr>
        <w:t>采样频率下，每帧时长为</w:t>
      </w:r>
      <w:r w:rsidRPr="000A0276">
        <w:rPr>
          <w:rFonts w:ascii="Times New Roman" w:hAnsi="Times New Roman" w:cs="Times New Roman"/>
          <w:spacing w:val="-2"/>
          <w:sz w:val="21"/>
          <w:szCs w:val="21"/>
          <w:lang w:eastAsia="zh-CN"/>
        </w:rPr>
        <w:t>256 μs</w:t>
      </w:r>
      <w:r w:rsidRPr="000A0276">
        <w:rPr>
          <w:rFonts w:ascii="Times New Roman" w:hAnsi="Times New Roman" w:cs="Times New Roman" w:hint="eastAsia"/>
          <w:spacing w:val="-2"/>
          <w:sz w:val="21"/>
          <w:szCs w:val="21"/>
          <w:lang w:eastAsia="zh-CN"/>
        </w:rPr>
        <w:t>，帧移为</w:t>
      </w:r>
      <w:r w:rsidRPr="000A0276">
        <w:rPr>
          <w:rFonts w:ascii="Times New Roman" w:hAnsi="Times New Roman" w:cs="Times New Roman"/>
          <w:spacing w:val="-2"/>
          <w:sz w:val="21"/>
          <w:szCs w:val="21"/>
          <w:lang w:eastAsia="zh-CN"/>
        </w:rPr>
        <w:t>128 μs</w:t>
      </w:r>
      <w:r w:rsidRPr="000A0276">
        <w:rPr>
          <w:rFonts w:ascii="Times New Roman" w:hAnsi="Times New Roman" w:cs="Times New Roman" w:hint="eastAsia"/>
          <w:spacing w:val="-2"/>
          <w:sz w:val="21"/>
          <w:szCs w:val="21"/>
          <w:lang w:eastAsia="zh-CN"/>
        </w:rPr>
        <w:t>。随后对每帧信号施加汉明窗，以减小有限长度截断造成的频谱泄漏。对加窗帧信号进行</w:t>
      </w:r>
      <w:r w:rsidRPr="000A0276">
        <w:rPr>
          <w:rFonts w:ascii="Times New Roman" w:hAnsi="Times New Roman" w:cs="Times New Roman"/>
          <w:spacing w:val="-2"/>
          <w:sz w:val="21"/>
          <w:szCs w:val="21"/>
          <w:lang w:eastAsia="zh-CN"/>
        </w:rPr>
        <w:t>K</w:t>
      </w:r>
      <w:r w:rsidRPr="000A0276">
        <w:rPr>
          <w:rFonts w:ascii="Times New Roman" w:hAnsi="Times New Roman" w:cs="Times New Roman" w:hint="eastAsia"/>
          <w:spacing w:val="-2"/>
          <w:sz w:val="21"/>
          <w:szCs w:val="21"/>
          <w:lang w:eastAsia="zh-CN"/>
        </w:rPr>
        <w:t>点快速傅里叶变换</w:t>
      </w:r>
    </w:p>
    <w:p w14:paraId="159E9F1C" w14:textId="0B73606F" w:rsidR="000A0276" w:rsidRDefault="000A0276" w:rsidP="000A0276">
      <w:pPr>
        <w:pStyle w:val="MTDisplayEquation"/>
        <w:rPr>
          <w:lang w:eastAsia="zh-CN"/>
        </w:rPr>
      </w:pPr>
      <w:r>
        <w:rPr>
          <w:rFonts w:hint="eastAsia"/>
          <w:lang w:eastAsia="zh-CN"/>
        </w:rPr>
        <w:tab/>
      </w:r>
      <w:r w:rsidRPr="000A0276">
        <w:rPr>
          <w:rFonts w:hint="eastAsia"/>
          <w:position w:val="-28"/>
          <w:lang w:eastAsia="zh-CN"/>
        </w:rPr>
        <w:object w:dxaOrig="4120" w:dyaOrig="680" w14:anchorId="4E447ECF">
          <v:shape id="_x0000_i1029" type="#_x0000_t75" style="width:206.2pt;height:33.65pt" o:ole="">
            <v:imagedata r:id="rId19" o:title=""/>
          </v:shape>
          <o:OLEObject Type="Embed" ProgID="Equation.DSMT4" ShapeID="_x0000_i1029" DrawAspect="Content" ObjectID="_1851694508" r:id="rId20"/>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4</w:instrText>
      </w:r>
      <w:r>
        <w:rPr>
          <w:rFonts w:hint="eastAsia"/>
          <w:lang w:eastAsia="zh-CN"/>
        </w:rPr>
        <w:fldChar w:fldCharType="end"/>
      </w:r>
      <w:r>
        <w:rPr>
          <w:rFonts w:hint="eastAsia"/>
          <w:lang w:eastAsia="zh-CN"/>
        </w:rPr>
        <w:instrText>)</w:instrText>
      </w:r>
      <w:r>
        <w:rPr>
          <w:rFonts w:hint="eastAsia"/>
          <w:lang w:eastAsia="zh-CN"/>
        </w:rPr>
        <w:fldChar w:fldCharType="end"/>
      </w:r>
    </w:p>
    <w:p w14:paraId="22418AFD" w14:textId="77777777" w:rsidR="00F911F4" w:rsidRDefault="00000000">
      <w:pPr>
        <w:pStyle w:val="a3"/>
        <w:spacing w:before="37" w:line="274" w:lineRule="auto"/>
        <w:ind w:left="21" w:right="328" w:firstLine="420"/>
        <w:jc w:val="both"/>
        <w:rPr>
          <w:rFonts w:ascii="Times New Roman" w:hAnsi="Times New Roman" w:cs="Times New Roman"/>
          <w:spacing w:val="-2"/>
          <w:sz w:val="21"/>
          <w:szCs w:val="21"/>
          <w:lang w:eastAsia="zh-CN"/>
        </w:rPr>
      </w:pPr>
      <w:r>
        <w:rPr>
          <w:rFonts w:ascii="Times New Roman" w:hAnsi="Times New Roman" w:cs="Times New Roman"/>
          <w:spacing w:val="-2"/>
          <w:sz w:val="21"/>
          <w:szCs w:val="21"/>
          <w:lang w:eastAsia="zh-CN"/>
        </w:rPr>
        <w:t>对应功率谱为：</w:t>
      </w:r>
    </w:p>
    <w:p w14:paraId="477DC3CE" w14:textId="1F815590" w:rsidR="00F911F4" w:rsidRDefault="00161D8C" w:rsidP="00161D8C">
      <w:pPr>
        <w:pStyle w:val="MTDisplayEquation"/>
        <w:rPr>
          <w:lang w:eastAsia="zh-CN"/>
        </w:rPr>
      </w:pPr>
      <w:r>
        <w:rPr>
          <w:rFonts w:hint="eastAsia"/>
          <w:lang w:eastAsia="zh-CN"/>
        </w:rPr>
        <w:tab/>
      </w:r>
      <w:r w:rsidRPr="00161D8C">
        <w:rPr>
          <w:rFonts w:hint="eastAsia"/>
          <w:position w:val="-24"/>
          <w:lang w:eastAsia="zh-CN"/>
        </w:rPr>
        <w:object w:dxaOrig="1640" w:dyaOrig="720" w14:anchorId="2B71007C">
          <v:shape id="_x0000_i1030" type="#_x0000_t75" style="width:81.8pt;height:36.45pt" o:ole="">
            <v:imagedata r:id="rId21" o:title=""/>
          </v:shape>
          <o:OLEObject Type="Embed" ProgID="Equation.DSMT4" ShapeID="_x0000_i1030" DrawAspect="Content" ObjectID="_1851694509" r:id="rId22"/>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5</w:instrText>
      </w:r>
      <w:r>
        <w:rPr>
          <w:rFonts w:hint="eastAsia"/>
          <w:lang w:eastAsia="zh-CN"/>
        </w:rPr>
        <w:fldChar w:fldCharType="end"/>
      </w:r>
      <w:r>
        <w:rPr>
          <w:rFonts w:hint="eastAsia"/>
          <w:lang w:eastAsia="zh-CN"/>
        </w:rPr>
        <w:instrText>)</w:instrText>
      </w:r>
      <w:r>
        <w:rPr>
          <w:rFonts w:hint="eastAsia"/>
          <w:lang w:eastAsia="zh-CN"/>
        </w:rPr>
        <w:fldChar w:fldCharType="end"/>
      </w:r>
    </w:p>
    <w:p w14:paraId="50C11BA9" w14:textId="7C9851B2" w:rsidR="00161D8C" w:rsidRDefault="00992B78" w:rsidP="00161D8C">
      <w:pPr>
        <w:pStyle w:val="a3"/>
        <w:spacing w:before="37" w:line="274" w:lineRule="auto"/>
        <w:ind w:left="21" w:right="328" w:firstLine="420"/>
        <w:jc w:val="both"/>
        <w:rPr>
          <w:rFonts w:ascii="Times New Roman" w:hAnsi="Times New Roman" w:cs="Times New Roman"/>
          <w:spacing w:val="-2"/>
          <w:sz w:val="21"/>
          <w:szCs w:val="21"/>
          <w:lang w:eastAsia="zh-CN"/>
        </w:rPr>
      </w:pPr>
      <w:r w:rsidRPr="00992B78">
        <w:rPr>
          <w:rFonts w:ascii="Times New Roman" w:hAnsi="Times New Roman" w:cs="Times New Roman"/>
          <w:spacing w:val="-2"/>
          <w:sz w:val="21"/>
          <w:szCs w:val="21"/>
          <w:lang w:eastAsia="zh-CN"/>
        </w:rPr>
        <w:t>考虑到本文研究对象为混凝土断裂声发射信号，</w:t>
      </w:r>
      <w:r w:rsidRPr="00992B78">
        <w:rPr>
          <w:rFonts w:ascii="Times New Roman" w:hAnsi="Times New Roman" w:cs="Times New Roman"/>
          <w:spacing w:val="-2"/>
          <w:sz w:val="21"/>
          <w:szCs w:val="21"/>
          <w:lang w:eastAsia="zh-CN"/>
        </w:rPr>
        <w:t>Mel</w:t>
      </w:r>
      <w:r w:rsidRPr="00992B78">
        <w:rPr>
          <w:rFonts w:ascii="Times New Roman" w:hAnsi="Times New Roman" w:cs="Times New Roman"/>
          <w:spacing w:val="-2"/>
          <w:sz w:val="21"/>
          <w:szCs w:val="21"/>
          <w:lang w:eastAsia="zh-CN"/>
        </w:rPr>
        <w:t>滤波器组并不覆盖</w:t>
      </w:r>
      <w:r w:rsidRPr="00992B78">
        <w:rPr>
          <w:rFonts w:ascii="Times New Roman" w:hAnsi="Times New Roman" w:cs="Times New Roman"/>
          <w:spacing w:val="-2"/>
          <w:sz w:val="21"/>
          <w:szCs w:val="21"/>
          <w:lang w:eastAsia="zh-CN"/>
        </w:rPr>
        <w:t>0</w:t>
      </w:r>
      <w:r w:rsidRPr="00992B78">
        <w:rPr>
          <w:rFonts w:ascii="Times New Roman" w:hAnsi="Times New Roman" w:cs="Times New Roman"/>
          <w:spacing w:val="-2"/>
          <w:sz w:val="21"/>
          <w:szCs w:val="21"/>
          <w:lang w:eastAsia="zh-CN"/>
        </w:rPr>
        <w:t>至奈奎斯特频率的全部区间，而仅在前述声发射分析频带内构造。本文在</w:t>
      </w:r>
      <w:r w:rsidRPr="00992B78">
        <w:rPr>
          <w:rFonts w:ascii="Times New Roman" w:hAnsi="Times New Roman" w:cs="Times New Roman"/>
          <w:spacing w:val="-2"/>
          <w:sz w:val="21"/>
          <w:szCs w:val="21"/>
          <w:lang w:eastAsia="zh-CN"/>
        </w:rPr>
        <w:t>20</w:t>
      </w:r>
      <w:r w:rsidRPr="00992B78">
        <w:rPr>
          <w:rFonts w:ascii="Times New Roman" w:hAnsi="Times New Roman" w:cs="Times New Roman"/>
          <w:spacing w:val="-2"/>
          <w:sz w:val="21"/>
          <w:szCs w:val="21"/>
          <w:lang w:eastAsia="zh-CN"/>
        </w:rPr>
        <w:t>～</w:t>
      </w:r>
      <w:r w:rsidRPr="00992B78">
        <w:rPr>
          <w:rFonts w:ascii="Times New Roman" w:hAnsi="Times New Roman" w:cs="Times New Roman"/>
          <w:spacing w:val="-2"/>
          <w:sz w:val="21"/>
          <w:szCs w:val="21"/>
          <w:lang w:eastAsia="zh-CN"/>
        </w:rPr>
        <w:t>300 kHz</w:t>
      </w:r>
      <w:r w:rsidRPr="00992B78">
        <w:rPr>
          <w:rFonts w:ascii="Times New Roman" w:hAnsi="Times New Roman" w:cs="Times New Roman"/>
          <w:spacing w:val="-2"/>
          <w:sz w:val="21"/>
          <w:szCs w:val="21"/>
          <w:lang w:eastAsia="zh-CN"/>
        </w:rPr>
        <w:t>范围内设置</w:t>
      </w:r>
      <w:r>
        <w:rPr>
          <w:rFonts w:ascii="Times New Roman" w:hAnsi="Times New Roman" w:cs="Times New Roman" w:hint="eastAsia"/>
          <w:spacing w:val="-2"/>
          <w:sz w:val="21"/>
          <w:szCs w:val="21"/>
          <w:lang w:eastAsia="zh-CN"/>
        </w:rPr>
        <w:t>Q=40</w:t>
      </w:r>
      <w:r w:rsidRPr="00992B78">
        <w:rPr>
          <w:rFonts w:ascii="Times New Roman" w:hAnsi="Times New Roman" w:cs="Times New Roman"/>
          <w:spacing w:val="-2"/>
          <w:sz w:val="21"/>
          <w:szCs w:val="21"/>
          <w:lang w:eastAsia="zh-CN"/>
        </w:rPr>
        <w:t>个三角形</w:t>
      </w:r>
      <w:r w:rsidRPr="00992B78">
        <w:rPr>
          <w:rFonts w:ascii="Times New Roman" w:hAnsi="Times New Roman" w:cs="Times New Roman"/>
          <w:spacing w:val="-2"/>
          <w:sz w:val="21"/>
          <w:szCs w:val="21"/>
          <w:lang w:eastAsia="zh-CN"/>
        </w:rPr>
        <w:t>Mel</w:t>
      </w:r>
      <w:r w:rsidRPr="00992B78">
        <w:rPr>
          <w:rFonts w:ascii="Times New Roman" w:hAnsi="Times New Roman" w:cs="Times New Roman"/>
          <w:spacing w:val="-2"/>
          <w:sz w:val="21"/>
          <w:szCs w:val="21"/>
          <w:lang w:eastAsia="zh-CN"/>
        </w:rPr>
        <w:t>滤波器，各滤波器中心频率在</w:t>
      </w:r>
      <w:r w:rsidRPr="00992B78">
        <w:rPr>
          <w:rFonts w:ascii="Times New Roman" w:hAnsi="Times New Roman" w:cs="Times New Roman"/>
          <w:spacing w:val="-2"/>
          <w:sz w:val="21"/>
          <w:szCs w:val="21"/>
          <w:lang w:eastAsia="zh-CN"/>
        </w:rPr>
        <w:t>Mel</w:t>
      </w:r>
      <w:r w:rsidRPr="00992B78">
        <w:rPr>
          <w:rFonts w:ascii="Times New Roman" w:hAnsi="Times New Roman" w:cs="Times New Roman"/>
          <w:spacing w:val="-2"/>
          <w:sz w:val="21"/>
          <w:szCs w:val="21"/>
          <w:lang w:eastAsia="zh-CN"/>
        </w:rPr>
        <w:t>尺度上等间隔分布，并转换回实际频率轴</w:t>
      </w:r>
      <w:r w:rsidR="00161D8C" w:rsidRPr="00161D8C">
        <w:rPr>
          <w:rFonts w:ascii="Times New Roman" w:hAnsi="Times New Roman" w:cs="Times New Roman" w:hint="eastAsia"/>
          <w:spacing w:val="-2"/>
          <w:sz w:val="21"/>
          <w:szCs w:val="21"/>
          <w:lang w:eastAsia="zh-CN"/>
        </w:rPr>
        <w:t>。第</w:t>
      </w:r>
      <w:r w:rsidR="00161D8C" w:rsidRPr="00161D8C">
        <w:rPr>
          <w:rFonts w:ascii="Times New Roman" w:hAnsi="Times New Roman" w:cs="Times New Roman"/>
          <w:spacing w:val="-2"/>
          <w:sz w:val="21"/>
          <w:szCs w:val="21"/>
          <w:lang w:eastAsia="zh-CN"/>
        </w:rPr>
        <w:t>q</w:t>
      </w:r>
      <w:r w:rsidR="00161D8C" w:rsidRPr="00161D8C">
        <w:rPr>
          <w:rFonts w:ascii="Times New Roman" w:hAnsi="Times New Roman" w:cs="Times New Roman" w:hint="eastAsia"/>
          <w:spacing w:val="-2"/>
          <w:sz w:val="21"/>
          <w:szCs w:val="21"/>
          <w:lang w:eastAsia="zh-CN"/>
        </w:rPr>
        <w:t>个滤波器的频率响应为：</w:t>
      </w:r>
    </w:p>
    <w:p w14:paraId="1E56CC80" w14:textId="14D8BD9A" w:rsidR="00F911F4" w:rsidRPr="00161D8C" w:rsidRDefault="00161D8C" w:rsidP="00161D8C">
      <w:pPr>
        <w:pStyle w:val="MTDisplayEquation"/>
        <w:rPr>
          <w:lang w:eastAsia="zh-CN"/>
        </w:rPr>
      </w:pPr>
      <w:r>
        <w:rPr>
          <w:rFonts w:hint="eastAsia"/>
          <w:lang w:eastAsia="zh-CN"/>
        </w:rPr>
        <w:tab/>
      </w:r>
      <w:r w:rsidRPr="00161D8C">
        <w:rPr>
          <w:rFonts w:hint="eastAsia"/>
          <w:position w:val="-110"/>
          <w:lang w:eastAsia="zh-CN"/>
        </w:rPr>
        <w:object w:dxaOrig="3040" w:dyaOrig="2320" w14:anchorId="7224D88C">
          <v:shape id="_x0000_i1031" type="#_x0000_t75" style="width:151.95pt;height:115.95pt" o:ole="">
            <v:imagedata r:id="rId23" o:title=""/>
          </v:shape>
          <o:OLEObject Type="Embed" ProgID="Equation.DSMT4" ShapeID="_x0000_i1031" DrawAspect="Content" ObjectID="_1851694510" r:id="rId24"/>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6</w:instrText>
      </w:r>
      <w:r>
        <w:rPr>
          <w:rFonts w:hint="eastAsia"/>
          <w:lang w:eastAsia="zh-CN"/>
        </w:rPr>
        <w:fldChar w:fldCharType="end"/>
      </w:r>
      <w:r>
        <w:rPr>
          <w:rFonts w:hint="eastAsia"/>
          <w:lang w:eastAsia="zh-CN"/>
        </w:rPr>
        <w:instrText>)</w:instrText>
      </w:r>
      <w:r>
        <w:rPr>
          <w:rFonts w:hint="eastAsia"/>
          <w:lang w:eastAsia="zh-CN"/>
        </w:rPr>
        <w:fldChar w:fldCharType="end"/>
      </w:r>
    </w:p>
    <w:p w14:paraId="02F0065F" w14:textId="77777777" w:rsidR="00F911F4" w:rsidRDefault="00000000">
      <w:pPr>
        <w:pStyle w:val="a3"/>
        <w:spacing w:before="37" w:line="274" w:lineRule="auto"/>
        <w:ind w:left="21" w:right="328" w:firstLine="420"/>
        <w:jc w:val="both"/>
        <w:rPr>
          <w:rFonts w:ascii="Times New Roman" w:hAnsi="Times New Roman" w:cs="Times New Roman"/>
          <w:spacing w:val="-2"/>
          <w:sz w:val="21"/>
          <w:szCs w:val="21"/>
          <w:lang w:eastAsia="zh-CN"/>
        </w:rPr>
      </w:pPr>
      <w:r>
        <w:rPr>
          <w:rFonts w:ascii="Times New Roman" w:hAnsi="Times New Roman" w:cs="Times New Roman"/>
          <w:spacing w:val="-2"/>
          <w:sz w:val="21"/>
          <w:szCs w:val="21"/>
          <w:lang w:eastAsia="zh-CN"/>
        </w:rPr>
        <w:t>其中</w:t>
      </w:r>
      <w:r>
        <w:rPr>
          <w:rFonts w:ascii="Times New Roman" w:hAnsi="Times New Roman" w:cs="Times New Roman"/>
          <w:spacing w:val="-2"/>
          <w:sz w:val="21"/>
          <w:szCs w:val="21"/>
          <w:lang w:eastAsia="zh-CN"/>
        </w:rPr>
        <w:t>f</w:t>
      </w:r>
      <w:r>
        <w:rPr>
          <w:rFonts w:ascii="Times New Roman" w:hAnsi="Times New Roman" w:cs="Times New Roman"/>
          <w:spacing w:val="-2"/>
          <w:sz w:val="21"/>
          <w:szCs w:val="21"/>
          <w:vertAlign w:val="subscript"/>
          <w:lang w:eastAsia="zh-CN"/>
        </w:rPr>
        <w:t>q−1</w:t>
      </w:r>
      <w:r>
        <w:rPr>
          <w:rFonts w:ascii="Times New Roman" w:hAnsi="Times New Roman" w:cs="Times New Roman"/>
          <w:spacing w:val="-2"/>
          <w:sz w:val="21"/>
          <w:szCs w:val="21"/>
          <w:lang w:eastAsia="zh-CN"/>
        </w:rPr>
        <w:t>，</w:t>
      </w:r>
      <w:r>
        <w:rPr>
          <w:rFonts w:ascii="Times New Roman" w:hAnsi="Times New Roman" w:cs="Times New Roman"/>
          <w:spacing w:val="-2"/>
          <w:sz w:val="21"/>
          <w:szCs w:val="21"/>
          <w:lang w:eastAsia="zh-CN"/>
        </w:rPr>
        <w:t>f</w:t>
      </w:r>
      <w:r>
        <w:rPr>
          <w:rFonts w:ascii="Times New Roman" w:hAnsi="Times New Roman" w:cs="Times New Roman"/>
          <w:spacing w:val="-2"/>
          <w:sz w:val="21"/>
          <w:szCs w:val="21"/>
          <w:vertAlign w:val="subscript"/>
          <w:lang w:eastAsia="zh-CN"/>
        </w:rPr>
        <w:t>q</w:t>
      </w:r>
      <w:r>
        <w:rPr>
          <w:rFonts w:ascii="Times New Roman" w:hAnsi="Times New Roman" w:cs="Times New Roman"/>
          <w:spacing w:val="-2"/>
          <w:sz w:val="21"/>
          <w:szCs w:val="21"/>
          <w:lang w:eastAsia="zh-CN"/>
        </w:rPr>
        <w:t>，</w:t>
      </w:r>
      <w:r>
        <w:rPr>
          <w:rFonts w:ascii="Times New Roman" w:hAnsi="Times New Roman" w:cs="Times New Roman"/>
          <w:spacing w:val="-2"/>
          <w:sz w:val="21"/>
          <w:szCs w:val="21"/>
          <w:lang w:eastAsia="zh-CN"/>
        </w:rPr>
        <w:t>f</w:t>
      </w:r>
      <w:r>
        <w:rPr>
          <w:rFonts w:ascii="Times New Roman" w:hAnsi="Times New Roman" w:cs="Times New Roman"/>
          <w:spacing w:val="-2"/>
          <w:sz w:val="21"/>
          <w:szCs w:val="21"/>
          <w:vertAlign w:val="subscript"/>
          <w:lang w:eastAsia="zh-CN"/>
        </w:rPr>
        <w:t>q+1</w:t>
      </w:r>
      <w:r>
        <w:rPr>
          <w:rFonts w:ascii="Times New Roman" w:hAnsi="Times New Roman" w:cs="Times New Roman"/>
          <w:spacing w:val="-2"/>
          <w:sz w:val="21"/>
          <w:szCs w:val="21"/>
          <w:lang w:eastAsia="zh-CN"/>
        </w:rPr>
        <w:t>为第</w:t>
      </w:r>
      <w:r>
        <w:rPr>
          <w:rFonts w:ascii="Times New Roman" w:hAnsi="Times New Roman" w:cs="Times New Roman"/>
          <w:spacing w:val="-2"/>
          <w:sz w:val="21"/>
          <w:szCs w:val="21"/>
          <w:lang w:eastAsia="zh-CN"/>
        </w:rPr>
        <w:t>q</w:t>
      </w:r>
      <w:r>
        <w:rPr>
          <w:rFonts w:ascii="Times New Roman" w:hAnsi="Times New Roman" w:cs="Times New Roman"/>
          <w:spacing w:val="-2"/>
          <w:sz w:val="21"/>
          <w:szCs w:val="21"/>
          <w:lang w:eastAsia="zh-CN"/>
        </w:rPr>
        <w:t>个滤波器在梅尔尺度上均匀分布的三个顶点频率。将功率谱通过滤波器组，计算各滤波器输出的对数能量：</w:t>
      </w:r>
    </w:p>
    <w:p w14:paraId="7118DBEB" w14:textId="18916FDA" w:rsidR="00F911F4" w:rsidRPr="00E65C67" w:rsidRDefault="00E65C67" w:rsidP="00E65C67">
      <w:pPr>
        <w:pStyle w:val="MTDisplayEquation"/>
        <w:rPr>
          <w:lang w:eastAsia="zh-CN"/>
        </w:rPr>
      </w:pPr>
      <w:r>
        <w:rPr>
          <w:rFonts w:hint="eastAsia"/>
          <w:lang w:eastAsia="zh-CN"/>
        </w:rPr>
        <w:tab/>
      </w:r>
      <w:r w:rsidRPr="00E65C67">
        <w:rPr>
          <w:rFonts w:hint="eastAsia"/>
          <w:position w:val="-28"/>
          <w:lang w:eastAsia="zh-CN"/>
        </w:rPr>
        <w:object w:dxaOrig="4080" w:dyaOrig="680" w14:anchorId="6DECC1E2">
          <v:shape id="_x0000_i1032" type="#_x0000_t75" style="width:203.85pt;height:33.65pt" o:ole="">
            <v:imagedata r:id="rId25" o:title=""/>
          </v:shape>
          <o:OLEObject Type="Embed" ProgID="Equation.DSMT4" ShapeID="_x0000_i1032" DrawAspect="Content" ObjectID="_1851694511" r:id="rId26"/>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7</w:instrText>
      </w:r>
      <w:r>
        <w:rPr>
          <w:rFonts w:hint="eastAsia"/>
          <w:lang w:eastAsia="zh-CN"/>
        </w:rPr>
        <w:fldChar w:fldCharType="end"/>
      </w:r>
      <w:r>
        <w:rPr>
          <w:rFonts w:hint="eastAsia"/>
          <w:lang w:eastAsia="zh-CN"/>
        </w:rPr>
        <w:instrText>)</w:instrText>
      </w:r>
      <w:r>
        <w:rPr>
          <w:rFonts w:hint="eastAsia"/>
          <w:lang w:eastAsia="zh-CN"/>
        </w:rPr>
        <w:fldChar w:fldCharType="end"/>
      </w:r>
    </w:p>
    <w:p w14:paraId="09E8879E" w14:textId="2E077A1F" w:rsidR="00E65C67" w:rsidRDefault="00000000" w:rsidP="00E65C67">
      <w:pPr>
        <w:pStyle w:val="a3"/>
        <w:spacing w:before="37" w:line="274" w:lineRule="auto"/>
        <w:ind w:left="21" w:right="328" w:firstLine="420"/>
        <w:jc w:val="both"/>
        <w:rPr>
          <w:rFonts w:ascii="Times New Roman" w:hAnsi="Times New Roman" w:cs="Times New Roman"/>
          <w:spacing w:val="-2"/>
          <w:sz w:val="21"/>
          <w:szCs w:val="21"/>
          <w:lang w:eastAsia="zh-CN"/>
        </w:rPr>
      </w:pPr>
      <w:r>
        <w:rPr>
          <w:rFonts w:ascii="Times New Roman" w:hAnsi="Times New Roman" w:cs="Times New Roman"/>
          <w:spacing w:val="-2"/>
          <w:sz w:val="21"/>
          <w:szCs w:val="21"/>
          <w:lang w:eastAsia="zh-CN"/>
        </w:rPr>
        <w:t>对</w:t>
      </w:r>
      <w:r>
        <w:rPr>
          <w:rFonts w:ascii="Times New Roman" w:hAnsi="Times New Roman" w:cs="Times New Roman"/>
          <w:spacing w:val="-2"/>
          <w:sz w:val="21"/>
          <w:szCs w:val="21"/>
          <w:lang w:eastAsia="zh-CN"/>
        </w:rPr>
        <w:t>Q</w:t>
      </w:r>
      <w:r>
        <w:rPr>
          <w:rFonts w:ascii="Times New Roman" w:hAnsi="Times New Roman" w:cs="Times New Roman"/>
          <w:spacing w:val="-2"/>
          <w:sz w:val="21"/>
          <w:szCs w:val="21"/>
          <w:lang w:eastAsia="zh-CN"/>
        </w:rPr>
        <w:t>维对数能量向量进行离散余弦变换（</w:t>
      </w:r>
      <w:r>
        <w:rPr>
          <w:rFonts w:ascii="Times New Roman" w:hAnsi="Times New Roman" w:cs="Times New Roman"/>
          <w:spacing w:val="-2"/>
          <w:sz w:val="21"/>
          <w:szCs w:val="21"/>
          <w:lang w:eastAsia="zh-CN"/>
        </w:rPr>
        <w:t>DCT</w:t>
      </w:r>
      <w:r>
        <w:rPr>
          <w:rFonts w:ascii="Times New Roman" w:hAnsi="Times New Roman" w:cs="Times New Roman"/>
          <w:spacing w:val="-2"/>
          <w:sz w:val="21"/>
          <w:szCs w:val="21"/>
          <w:lang w:eastAsia="zh-CN"/>
        </w:rPr>
        <w:t>），实现滤波器组输出之间的解相关与特征降维：</w:t>
      </w:r>
    </w:p>
    <w:p w14:paraId="2B82EF80" w14:textId="37AF897E" w:rsidR="00F911F4" w:rsidRPr="00E65C67" w:rsidRDefault="00E65C67" w:rsidP="00E65C67">
      <w:pPr>
        <w:pStyle w:val="MTDisplayEquation"/>
        <w:rPr>
          <w:lang w:eastAsia="zh-CN"/>
        </w:rPr>
      </w:pPr>
      <w:r>
        <w:rPr>
          <w:rFonts w:hint="eastAsia"/>
          <w:lang w:eastAsia="zh-CN"/>
        </w:rPr>
        <w:tab/>
      </w:r>
      <w:r w:rsidRPr="00E65C67">
        <w:rPr>
          <w:rFonts w:hint="eastAsia"/>
          <w:position w:val="-30"/>
          <w:lang w:eastAsia="zh-CN"/>
        </w:rPr>
        <w:object w:dxaOrig="4560" w:dyaOrig="700" w14:anchorId="6876B2F0">
          <v:shape id="_x0000_i1033" type="#_x0000_t75" style="width:228.15pt;height:35.05pt" o:ole="">
            <v:imagedata r:id="rId27" o:title=""/>
          </v:shape>
          <o:OLEObject Type="Embed" ProgID="Equation.DSMT4" ShapeID="_x0000_i1033" DrawAspect="Content" ObjectID="_1851694512" r:id="rId28"/>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8</w:instrText>
      </w:r>
      <w:r>
        <w:rPr>
          <w:rFonts w:hint="eastAsia"/>
          <w:lang w:eastAsia="zh-CN"/>
        </w:rPr>
        <w:fldChar w:fldCharType="end"/>
      </w:r>
      <w:r>
        <w:rPr>
          <w:rFonts w:hint="eastAsia"/>
          <w:lang w:eastAsia="zh-CN"/>
        </w:rPr>
        <w:instrText>)</w:instrText>
      </w:r>
      <w:r>
        <w:rPr>
          <w:rFonts w:hint="eastAsia"/>
          <w:lang w:eastAsia="zh-CN"/>
        </w:rPr>
        <w:fldChar w:fldCharType="end"/>
      </w:r>
    </w:p>
    <w:p w14:paraId="522E5FB6" w14:textId="77777777" w:rsidR="00E65C67" w:rsidRPr="00E65C67" w:rsidRDefault="00E65C67" w:rsidP="00E65C67">
      <w:pPr>
        <w:pStyle w:val="a3"/>
        <w:spacing w:before="37" w:line="274" w:lineRule="auto"/>
        <w:ind w:left="21" w:right="328" w:firstLine="420"/>
        <w:jc w:val="both"/>
        <w:rPr>
          <w:rFonts w:ascii="Times New Roman" w:hAnsi="Times New Roman" w:cs="Times New Roman"/>
          <w:spacing w:val="-2"/>
          <w:sz w:val="21"/>
          <w:szCs w:val="21"/>
          <w:lang w:eastAsia="zh-CN"/>
        </w:rPr>
      </w:pPr>
      <w:r w:rsidRPr="00E65C67">
        <w:rPr>
          <w:rFonts w:ascii="Times New Roman" w:hAnsi="Times New Roman" w:cs="Times New Roman" w:hint="eastAsia"/>
          <w:spacing w:val="-2"/>
          <w:sz w:val="21"/>
          <w:szCs w:val="21"/>
          <w:lang w:eastAsia="zh-CN"/>
        </w:rPr>
        <w:t>即其中某一维的</w:t>
      </w:r>
      <w:r w:rsidRPr="00E65C67">
        <w:rPr>
          <w:rFonts w:ascii="Times New Roman" w:hAnsi="Times New Roman" w:cs="Times New Roman"/>
          <w:spacing w:val="-2"/>
          <w:sz w:val="21"/>
          <w:szCs w:val="21"/>
          <w:lang w:eastAsia="zh-CN"/>
        </w:rPr>
        <w:t xml:space="preserve">MFCC </w:t>
      </w:r>
      <w:r w:rsidRPr="00E65C67">
        <w:rPr>
          <w:rFonts w:ascii="Times New Roman" w:hAnsi="Times New Roman" w:cs="Times New Roman" w:hint="eastAsia"/>
          <w:spacing w:val="-2"/>
          <w:sz w:val="21"/>
          <w:szCs w:val="21"/>
          <w:lang w:eastAsia="zh-CN"/>
        </w:rPr>
        <w:t>系数等于所有梅尔滤波器对数输出能量之和，反映了该帧信号在梅尔尺度上的频谱整体包络水平。对每一帧信号完成离散余弦变换后，得到由</w:t>
      </w:r>
      <w:r w:rsidRPr="00E65C67">
        <w:rPr>
          <w:rFonts w:ascii="Times New Roman" w:hAnsi="Times New Roman" w:cs="Times New Roman"/>
          <w:spacing w:val="-2"/>
          <w:sz w:val="21"/>
          <w:szCs w:val="21"/>
          <w:lang w:eastAsia="zh-CN"/>
        </w:rPr>
        <w:t>P</w:t>
      </w:r>
      <w:r w:rsidRPr="00E65C67">
        <w:rPr>
          <w:rFonts w:ascii="Times New Roman" w:hAnsi="Times New Roman" w:cs="Times New Roman" w:hint="eastAsia"/>
          <w:spacing w:val="-2"/>
          <w:sz w:val="21"/>
          <w:szCs w:val="21"/>
          <w:lang w:eastAsia="zh-CN"/>
        </w:rPr>
        <w:t>个系数组成的</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特征向量：</w:t>
      </w:r>
    </w:p>
    <w:p w14:paraId="3EC06F60" w14:textId="268063E9" w:rsidR="00E65C67" w:rsidRDefault="00E65C67" w:rsidP="00E65C67">
      <w:pPr>
        <w:pStyle w:val="MTDisplayEquation"/>
        <w:rPr>
          <w:lang w:eastAsia="zh-CN"/>
        </w:rPr>
      </w:pPr>
      <w:r>
        <w:rPr>
          <w:rFonts w:hint="eastAsia"/>
          <w:lang w:eastAsia="zh-CN"/>
        </w:rPr>
        <w:tab/>
      </w:r>
      <w:r w:rsidRPr="00E65C67">
        <w:rPr>
          <w:rFonts w:hint="eastAsia"/>
          <w:position w:val="-12"/>
          <w:lang w:eastAsia="zh-CN"/>
        </w:rPr>
        <w:object w:dxaOrig="3240" w:dyaOrig="380" w14:anchorId="7BCC1755">
          <v:shape id="_x0000_i1034" type="#_x0000_t75" style="width:162.25pt;height:18.7pt" o:ole="">
            <v:imagedata r:id="rId29" o:title=""/>
          </v:shape>
          <o:OLEObject Type="Embed" ProgID="Equation.DSMT4" ShapeID="_x0000_i1034" DrawAspect="Content" ObjectID="_1851694513" r:id="rId30"/>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9</w:instrText>
      </w:r>
      <w:r>
        <w:rPr>
          <w:rFonts w:hint="eastAsia"/>
          <w:lang w:eastAsia="zh-CN"/>
        </w:rPr>
        <w:fldChar w:fldCharType="end"/>
      </w:r>
      <w:r>
        <w:rPr>
          <w:rFonts w:hint="eastAsia"/>
          <w:lang w:eastAsia="zh-CN"/>
        </w:rPr>
        <w:instrText>)</w:instrText>
      </w:r>
      <w:r>
        <w:rPr>
          <w:rFonts w:hint="eastAsia"/>
          <w:lang w:eastAsia="zh-CN"/>
        </w:rPr>
        <w:fldChar w:fldCharType="end"/>
      </w:r>
    </w:p>
    <w:p w14:paraId="1B5FA5A5" w14:textId="77777777" w:rsidR="00E65C67" w:rsidRPr="00E65C67" w:rsidRDefault="00E65C67" w:rsidP="00E65C67">
      <w:pPr>
        <w:rPr>
          <w:rFonts w:eastAsiaTheme="minorEastAsia"/>
          <w:lang w:eastAsia="zh-CN"/>
        </w:rPr>
      </w:pPr>
    </w:p>
    <w:p w14:paraId="6FBA03BB" w14:textId="77777777" w:rsidR="00E65C67" w:rsidRPr="00E65C67" w:rsidRDefault="00E65C67" w:rsidP="00E65C67">
      <w:pPr>
        <w:pStyle w:val="a3"/>
        <w:spacing w:before="37" w:line="274" w:lineRule="auto"/>
        <w:ind w:right="328"/>
        <w:jc w:val="both"/>
        <w:rPr>
          <w:rFonts w:ascii="Times New Roman" w:hAnsi="Times New Roman" w:cs="Times New Roman"/>
          <w:spacing w:val="-2"/>
          <w:sz w:val="28"/>
          <w:szCs w:val="28"/>
          <w:lang w:eastAsia="zh-CN"/>
        </w:rPr>
      </w:pPr>
      <w:r w:rsidRPr="00E65C67">
        <w:rPr>
          <w:rFonts w:ascii="Times New Roman" w:hAnsi="Times New Roman" w:cs="Times New Roman"/>
          <w:spacing w:val="-2"/>
          <w:sz w:val="28"/>
          <w:szCs w:val="28"/>
          <w:lang w:eastAsia="zh-CN"/>
        </w:rPr>
        <w:t xml:space="preserve">3.3 </w:t>
      </w:r>
      <w:r w:rsidRPr="00E65C67">
        <w:rPr>
          <w:rFonts w:ascii="Times New Roman" w:hAnsi="Times New Roman" w:cs="Times New Roman" w:hint="eastAsia"/>
          <w:spacing w:val="-2"/>
          <w:sz w:val="28"/>
          <w:szCs w:val="28"/>
          <w:lang w:eastAsia="zh-CN"/>
        </w:rPr>
        <w:t>长时</w:t>
      </w:r>
      <w:r w:rsidRPr="00E65C67">
        <w:rPr>
          <w:rFonts w:ascii="Times New Roman" w:hAnsi="Times New Roman" w:cs="Times New Roman"/>
          <w:spacing w:val="-2"/>
          <w:sz w:val="28"/>
          <w:szCs w:val="28"/>
          <w:lang w:eastAsia="zh-CN"/>
        </w:rPr>
        <w:t>MFCC</w:t>
      </w:r>
      <w:r w:rsidRPr="00E65C67">
        <w:rPr>
          <w:rFonts w:ascii="Times New Roman" w:hAnsi="Times New Roman" w:cs="Times New Roman" w:hint="eastAsia"/>
          <w:spacing w:val="-2"/>
          <w:sz w:val="28"/>
          <w:szCs w:val="28"/>
          <w:lang w:eastAsia="zh-CN"/>
        </w:rPr>
        <w:t>特征聚合</w:t>
      </w:r>
    </w:p>
    <w:p w14:paraId="4E2E0EC0" w14:textId="77777777" w:rsidR="00E65C67" w:rsidRPr="00E65C67" w:rsidRDefault="00E65C67" w:rsidP="00E65C67">
      <w:pPr>
        <w:spacing w:before="97" w:line="232" w:lineRule="auto"/>
        <w:ind w:left="22"/>
        <w:outlineLvl w:val="0"/>
        <w:rPr>
          <w:rFonts w:ascii="Times New Roman" w:eastAsia="宋体" w:hAnsi="Times New Roman" w:cs="Times New Roman"/>
          <w:b/>
          <w:bCs/>
          <w:spacing w:val="-3"/>
          <w:sz w:val="30"/>
          <w:szCs w:val="30"/>
          <w:lang w:eastAsia="zh-CN"/>
        </w:rPr>
      </w:pPr>
    </w:p>
    <w:p w14:paraId="57F8B24B" w14:textId="77777777" w:rsidR="00E65C67" w:rsidRPr="00E65C67" w:rsidRDefault="00E65C67" w:rsidP="00E65C67">
      <w:pPr>
        <w:pStyle w:val="a3"/>
        <w:spacing w:before="37" w:line="274" w:lineRule="auto"/>
        <w:ind w:left="21" w:right="328" w:firstLine="420"/>
        <w:jc w:val="both"/>
        <w:rPr>
          <w:rFonts w:ascii="Times New Roman" w:hAnsi="Times New Roman" w:cs="Times New Roman"/>
          <w:spacing w:val="-2"/>
          <w:sz w:val="21"/>
          <w:szCs w:val="21"/>
          <w:lang w:eastAsia="zh-CN"/>
        </w:rPr>
      </w:pPr>
      <w:r w:rsidRPr="00E65C67">
        <w:rPr>
          <w:rFonts w:ascii="Times New Roman" w:hAnsi="Times New Roman" w:cs="Times New Roman" w:hint="eastAsia"/>
          <w:spacing w:val="-2"/>
          <w:sz w:val="21"/>
          <w:szCs w:val="21"/>
          <w:lang w:eastAsia="zh-CN"/>
        </w:rPr>
        <w:t>由于声发射信号采用连续采样方式记录，单个试件的采集时长均超过</w:t>
      </w:r>
      <w:r w:rsidRPr="00E65C67">
        <w:rPr>
          <w:rFonts w:ascii="Times New Roman" w:hAnsi="Times New Roman" w:cs="Times New Roman"/>
          <w:spacing w:val="-2"/>
          <w:sz w:val="21"/>
          <w:szCs w:val="21"/>
          <w:lang w:eastAsia="zh-CN"/>
        </w:rPr>
        <w:t>200 s</w:t>
      </w:r>
      <w:r w:rsidRPr="00E65C67">
        <w:rPr>
          <w:rFonts w:ascii="Times New Roman" w:hAnsi="Times New Roman" w:cs="Times New Roman" w:hint="eastAsia"/>
          <w:spacing w:val="-2"/>
          <w:sz w:val="21"/>
          <w:szCs w:val="21"/>
          <w:lang w:eastAsia="zh-CN"/>
        </w:rPr>
        <w:t>。按照采样频率</w:t>
      </w:r>
      <w:r w:rsidRPr="00E65C67">
        <w:rPr>
          <w:rFonts w:ascii="Times New Roman" w:hAnsi="Times New Roman" w:cs="Times New Roman"/>
          <w:spacing w:val="-2"/>
          <w:sz w:val="21"/>
          <w:szCs w:val="21"/>
          <w:lang w:eastAsia="zh-CN"/>
        </w:rPr>
        <w:t>1 MHz</w:t>
      </w:r>
      <w:r w:rsidRPr="00E65C67">
        <w:rPr>
          <w:rFonts w:ascii="Times New Roman" w:hAnsi="Times New Roman" w:cs="Times New Roman" w:hint="eastAsia"/>
          <w:spacing w:val="-2"/>
          <w:sz w:val="21"/>
          <w:szCs w:val="21"/>
          <w:lang w:eastAsia="zh-CN"/>
        </w:rPr>
        <w:t>、</w:t>
      </w:r>
      <w:r w:rsidRPr="00E65C67">
        <w:rPr>
          <w:rFonts w:ascii="Times New Roman" w:hAnsi="Times New Roman" w:cs="Times New Roman"/>
          <w:spacing w:val="-2"/>
          <w:sz w:val="21"/>
          <w:szCs w:val="21"/>
          <w:lang w:eastAsia="zh-CN"/>
        </w:rPr>
        <w:t>256</w:t>
      </w:r>
      <w:r w:rsidRPr="00E65C67">
        <w:rPr>
          <w:rFonts w:ascii="Times New Roman" w:hAnsi="Times New Roman" w:cs="Times New Roman" w:hint="eastAsia"/>
          <w:spacing w:val="-2"/>
          <w:sz w:val="21"/>
          <w:szCs w:val="21"/>
          <w:lang w:eastAsia="zh-CN"/>
        </w:rPr>
        <w:t>点帧长和</w:t>
      </w:r>
      <w:r w:rsidRPr="00E65C67">
        <w:rPr>
          <w:rFonts w:ascii="Times New Roman" w:hAnsi="Times New Roman" w:cs="Times New Roman"/>
          <w:spacing w:val="-2"/>
          <w:sz w:val="21"/>
          <w:szCs w:val="21"/>
          <w:lang w:eastAsia="zh-CN"/>
        </w:rPr>
        <w:t>128</w:t>
      </w:r>
      <w:r w:rsidRPr="00E65C67">
        <w:rPr>
          <w:rFonts w:ascii="Times New Roman" w:hAnsi="Times New Roman" w:cs="Times New Roman" w:hint="eastAsia"/>
          <w:spacing w:val="-2"/>
          <w:sz w:val="21"/>
          <w:szCs w:val="21"/>
          <w:lang w:eastAsia="zh-CN"/>
        </w:rPr>
        <w:t>点帧移计算，</w:t>
      </w:r>
      <w:r w:rsidRPr="00E65C67">
        <w:rPr>
          <w:rFonts w:ascii="Times New Roman" w:hAnsi="Times New Roman" w:cs="Times New Roman"/>
          <w:spacing w:val="-2"/>
          <w:sz w:val="21"/>
          <w:szCs w:val="21"/>
          <w:lang w:eastAsia="zh-CN"/>
        </w:rPr>
        <w:t>200 s</w:t>
      </w:r>
      <w:r w:rsidRPr="00E65C67">
        <w:rPr>
          <w:rFonts w:ascii="Times New Roman" w:hAnsi="Times New Roman" w:cs="Times New Roman" w:hint="eastAsia"/>
          <w:spacing w:val="-2"/>
          <w:sz w:val="21"/>
          <w:szCs w:val="21"/>
          <w:lang w:eastAsia="zh-CN"/>
        </w:rPr>
        <w:t>连续波形可产生约</w:t>
      </w:r>
      <w:r w:rsidRPr="00E65C67">
        <w:rPr>
          <w:rFonts w:ascii="Times New Roman" w:hAnsi="Times New Roman" w:cs="Times New Roman"/>
          <w:spacing w:val="-2"/>
          <w:sz w:val="21"/>
          <w:szCs w:val="21"/>
          <w:lang w:eastAsia="zh-CN"/>
        </w:rPr>
        <w:t xml:space="preserve"> 1.56*10</w:t>
      </w:r>
      <w:r w:rsidRPr="00E65C67">
        <w:rPr>
          <w:rFonts w:ascii="Times New Roman" w:hAnsi="Times New Roman" w:cs="Times New Roman"/>
          <w:spacing w:val="-2"/>
          <w:sz w:val="21"/>
          <w:szCs w:val="21"/>
          <w:vertAlign w:val="superscript"/>
          <w:lang w:eastAsia="zh-CN"/>
        </w:rPr>
        <w:t>6</w:t>
      </w:r>
      <w:r w:rsidRPr="00E65C67">
        <w:rPr>
          <w:rFonts w:ascii="Times New Roman" w:hAnsi="Times New Roman" w:cs="Times New Roman" w:hint="eastAsia"/>
          <w:spacing w:val="-2"/>
          <w:sz w:val="21"/>
          <w:szCs w:val="21"/>
          <w:lang w:eastAsia="zh-CN"/>
        </w:rPr>
        <w:t>个</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特</w:t>
      </w:r>
      <w:r w:rsidRPr="00E65C67">
        <w:rPr>
          <w:rFonts w:ascii="Times New Roman" w:hAnsi="Times New Roman" w:cs="Times New Roman" w:hint="eastAsia"/>
          <w:spacing w:val="-2"/>
          <w:sz w:val="21"/>
          <w:szCs w:val="21"/>
          <w:lang w:eastAsia="zh-CN"/>
        </w:rPr>
        <w:lastRenderedPageBreak/>
        <w:t>征向量。过高的时间采样密度不仅增加数据存储和计算负担，也不利于</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特征与荷载及</w:t>
      </w:r>
      <w:r w:rsidRPr="00E65C67">
        <w:rPr>
          <w:rFonts w:ascii="Times New Roman" w:hAnsi="Times New Roman" w:cs="Times New Roman"/>
          <w:spacing w:val="-2"/>
          <w:sz w:val="21"/>
          <w:szCs w:val="21"/>
          <w:lang w:eastAsia="zh-CN"/>
        </w:rPr>
        <w:t>DIC</w:t>
      </w:r>
      <w:r w:rsidRPr="00E65C67">
        <w:rPr>
          <w:rFonts w:ascii="Times New Roman" w:hAnsi="Times New Roman" w:cs="Times New Roman" w:hint="eastAsia"/>
          <w:spacing w:val="-2"/>
          <w:sz w:val="21"/>
          <w:szCs w:val="21"/>
          <w:lang w:eastAsia="zh-CN"/>
        </w:rPr>
        <w:t>结果的时间对应。因此，在完成逐帧</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计算后，对其进行时间窗统计聚合。</w:t>
      </w:r>
    </w:p>
    <w:p w14:paraId="7ADCB937" w14:textId="77777777" w:rsidR="00E65C67" w:rsidRDefault="00E65C67" w:rsidP="00E65C67">
      <w:pPr>
        <w:pStyle w:val="a3"/>
        <w:spacing w:before="37" w:line="274" w:lineRule="auto"/>
        <w:ind w:left="21" w:right="328" w:firstLine="420"/>
        <w:jc w:val="both"/>
        <w:rPr>
          <w:rFonts w:ascii="Times New Roman" w:hAnsi="Times New Roman" w:cs="Times New Roman"/>
          <w:spacing w:val="-2"/>
          <w:sz w:val="21"/>
          <w:szCs w:val="21"/>
          <w:lang w:eastAsia="zh-CN"/>
        </w:rPr>
      </w:pPr>
      <w:r w:rsidRPr="00E65C67">
        <w:rPr>
          <w:rFonts w:ascii="Times New Roman" w:hAnsi="Times New Roman" w:cs="Times New Roman" w:hint="eastAsia"/>
          <w:spacing w:val="-2"/>
          <w:sz w:val="21"/>
          <w:szCs w:val="21"/>
          <w:lang w:eastAsia="zh-CN"/>
        </w:rPr>
        <w:t>将</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序列划分为宽度为</w:t>
      </w:r>
      <w:r w:rsidRPr="00E65C67">
        <w:rPr>
          <w:rFonts w:ascii="Times New Roman" w:hAnsi="Times New Roman" w:cs="Times New Roman"/>
          <w:spacing w:val="-2"/>
          <w:sz w:val="21"/>
          <w:szCs w:val="21"/>
          <w:lang w:eastAsia="zh-CN"/>
        </w:rPr>
        <w:t>ΔT = (    ) s</w:t>
      </w:r>
      <w:r w:rsidRPr="00E65C67">
        <w:rPr>
          <w:rFonts w:ascii="Times New Roman" w:hAnsi="Times New Roman" w:cs="Times New Roman" w:hint="eastAsia"/>
          <w:spacing w:val="-2"/>
          <w:sz w:val="21"/>
          <w:szCs w:val="21"/>
          <w:lang w:eastAsia="zh-CN"/>
        </w:rPr>
        <w:t>的非重叠统计时间窗。设第</w:t>
      </w:r>
      <w:r w:rsidRPr="00E65C67">
        <w:rPr>
          <w:rFonts w:ascii="Times New Roman" w:hAnsi="Times New Roman" w:cs="Times New Roman"/>
          <w:spacing w:val="-2"/>
          <w:sz w:val="21"/>
          <w:szCs w:val="21"/>
          <w:lang w:eastAsia="zh-CN"/>
        </w:rPr>
        <w:t>r</w:t>
      </w:r>
      <w:r w:rsidRPr="00E65C67">
        <w:rPr>
          <w:rFonts w:ascii="Times New Roman" w:hAnsi="Times New Roman" w:cs="Times New Roman" w:hint="eastAsia"/>
          <w:spacing w:val="-2"/>
          <w:sz w:val="21"/>
          <w:szCs w:val="21"/>
          <w:lang w:eastAsia="zh-CN"/>
        </w:rPr>
        <w:t>个时间窗包含的</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帧集合为</w:t>
      </w:r>
      <w:r w:rsidRPr="00E65C67">
        <w:rPr>
          <w:rFonts w:ascii="Times New Roman" w:hAnsi="Times New Roman" w:cs="Times New Roman"/>
          <w:spacing w:val="-2"/>
          <w:sz w:val="21"/>
          <w:szCs w:val="21"/>
          <w:lang w:eastAsia="zh-CN"/>
        </w:rPr>
        <w:t>Wr</w:t>
      </w:r>
      <w:r w:rsidRPr="00E65C67">
        <w:rPr>
          <w:rFonts w:ascii="Times New Roman" w:hAnsi="Times New Roman" w:cs="Times New Roman" w:hint="eastAsia"/>
          <w:spacing w:val="-2"/>
          <w:sz w:val="21"/>
          <w:szCs w:val="21"/>
          <w:lang w:eastAsia="zh-CN"/>
        </w:rPr>
        <w:t>，窗口内帧数为</w:t>
      </w:r>
      <w:r w:rsidRPr="00E65C67">
        <w:rPr>
          <w:rFonts w:ascii="Times New Roman" w:hAnsi="Times New Roman" w:cs="Times New Roman"/>
          <w:spacing w:val="-2"/>
          <w:sz w:val="21"/>
          <w:szCs w:val="21"/>
          <w:lang w:eastAsia="zh-CN"/>
        </w:rPr>
        <w:t>Nr</w:t>
      </w:r>
      <w:r w:rsidRPr="00E65C67">
        <w:rPr>
          <w:rFonts w:ascii="Times New Roman" w:hAnsi="Times New Roman" w:cs="Times New Roman" w:hint="eastAsia"/>
          <w:spacing w:val="-2"/>
          <w:sz w:val="21"/>
          <w:szCs w:val="21"/>
          <w:lang w:eastAsia="zh-CN"/>
        </w:rPr>
        <w:t>。对于第</w:t>
      </w:r>
      <w:r w:rsidRPr="00E65C67">
        <w:rPr>
          <w:rFonts w:ascii="Times New Roman" w:hAnsi="Times New Roman" w:cs="Times New Roman"/>
          <w:spacing w:val="-2"/>
          <w:sz w:val="21"/>
          <w:szCs w:val="21"/>
          <w:lang w:eastAsia="zh-CN"/>
        </w:rPr>
        <w:t xml:space="preserve"> k </w:t>
      </w:r>
      <w:r w:rsidRPr="00E65C67">
        <w:rPr>
          <w:rFonts w:ascii="Times New Roman" w:hAnsi="Times New Roman" w:cs="Times New Roman" w:hint="eastAsia"/>
          <w:spacing w:val="-2"/>
          <w:sz w:val="21"/>
          <w:szCs w:val="21"/>
          <w:lang w:eastAsia="zh-CN"/>
        </w:rPr>
        <w:t>阶</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，采用均方根值表征其局部波动强度：</w:t>
      </w:r>
    </w:p>
    <w:p w14:paraId="21C1F7CF" w14:textId="4C00F8D2" w:rsidR="00E65C67" w:rsidRPr="00E65C67" w:rsidRDefault="00E65C67" w:rsidP="00E65C67">
      <w:pPr>
        <w:pStyle w:val="MTDisplayEquation"/>
        <w:rPr>
          <w:lang w:eastAsia="zh-CN"/>
        </w:rPr>
      </w:pPr>
      <w:r>
        <w:rPr>
          <w:rFonts w:hint="eastAsia"/>
          <w:lang w:eastAsia="zh-CN"/>
        </w:rPr>
        <w:tab/>
      </w:r>
      <w:r w:rsidRPr="00E65C67">
        <w:rPr>
          <w:rFonts w:hint="eastAsia"/>
          <w:position w:val="-34"/>
          <w:lang w:eastAsia="zh-CN"/>
        </w:rPr>
        <w:object w:dxaOrig="2140" w:dyaOrig="780" w14:anchorId="699F9062">
          <v:shape id="_x0000_i1035" type="#_x0000_t75" style="width:107.05pt;height:38.8pt" o:ole="">
            <v:imagedata r:id="rId31" o:title=""/>
          </v:shape>
          <o:OLEObject Type="Embed" ProgID="Equation.DSMT4" ShapeID="_x0000_i1035" DrawAspect="Content" ObjectID="_1851694514" r:id="rId32"/>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10</w:instrText>
      </w:r>
      <w:r>
        <w:rPr>
          <w:rFonts w:hint="eastAsia"/>
          <w:lang w:eastAsia="zh-CN"/>
        </w:rPr>
        <w:fldChar w:fldCharType="end"/>
      </w:r>
      <w:r>
        <w:rPr>
          <w:rFonts w:hint="eastAsia"/>
          <w:lang w:eastAsia="zh-CN"/>
        </w:rPr>
        <w:instrText>)</w:instrText>
      </w:r>
      <w:r>
        <w:rPr>
          <w:rFonts w:hint="eastAsia"/>
          <w:lang w:eastAsia="zh-CN"/>
        </w:rPr>
        <w:fldChar w:fldCharType="end"/>
      </w:r>
    </w:p>
    <w:p w14:paraId="153D9233" w14:textId="77777777" w:rsidR="00E65C67" w:rsidRPr="00E65C67" w:rsidRDefault="00E65C67" w:rsidP="00E65C67">
      <w:pPr>
        <w:pStyle w:val="a3"/>
        <w:spacing w:before="37" w:line="274" w:lineRule="auto"/>
        <w:ind w:left="21" w:right="328" w:firstLine="420"/>
        <w:jc w:val="both"/>
        <w:rPr>
          <w:rFonts w:ascii="Times New Roman" w:hAnsi="Times New Roman" w:cs="Times New Roman"/>
          <w:spacing w:val="-2"/>
          <w:sz w:val="21"/>
          <w:szCs w:val="21"/>
          <w:lang w:eastAsia="zh-CN"/>
        </w:rPr>
      </w:pPr>
      <w:r w:rsidRPr="00E65C67">
        <w:rPr>
          <w:rFonts w:ascii="Times New Roman" w:hAnsi="Times New Roman" w:cs="Times New Roman" w:hint="eastAsia"/>
          <w:spacing w:val="-2"/>
          <w:sz w:val="21"/>
          <w:szCs w:val="21"/>
          <w:lang w:eastAsia="zh-CN"/>
        </w:rPr>
        <w:t>后续分析以均方根值作为主要时序特征，用于检验特征演化规律的稳定性。绘制</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时程曲线时，同时保留各统计窗内的最大值和最小值作为特征包络，以避免常规等间隔抽点遗漏裂纹失稳阶段的短时突变。</w:t>
      </w:r>
    </w:p>
    <w:p w14:paraId="4A41C0C4" w14:textId="3AF7AEAB" w:rsidR="00E65C67" w:rsidRDefault="00E65C67" w:rsidP="00E65C67">
      <w:pPr>
        <w:pStyle w:val="a3"/>
        <w:spacing w:before="37" w:line="274" w:lineRule="auto"/>
        <w:ind w:left="21" w:right="328" w:firstLine="420"/>
        <w:jc w:val="both"/>
        <w:rPr>
          <w:rFonts w:ascii="Times New Roman" w:hAnsi="Times New Roman" w:cs="Times New Roman"/>
          <w:spacing w:val="-2"/>
          <w:sz w:val="21"/>
          <w:szCs w:val="21"/>
          <w:lang w:eastAsia="zh-CN"/>
        </w:rPr>
      </w:pPr>
      <w:r w:rsidRPr="00E65C67">
        <w:rPr>
          <w:rFonts w:ascii="Times New Roman" w:hAnsi="Times New Roman" w:cs="Times New Roman" w:hint="eastAsia"/>
          <w:spacing w:val="-2"/>
          <w:sz w:val="21"/>
          <w:szCs w:val="21"/>
          <w:lang w:eastAsia="zh-CN"/>
        </w:rPr>
        <w:t>将每个统计时间窗的中心时刻作为聚合</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的时间戳。以加载试件受力开始标记作为统一时间零点，将材料试验机的荷载和位移数据线性插值至</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时间轴。高速相机图像按照</w:t>
      </w:r>
      <w:r w:rsidRPr="00E65C67">
        <w:rPr>
          <w:rFonts w:ascii="Times New Roman" w:hAnsi="Times New Roman" w:cs="Times New Roman"/>
          <w:spacing w:val="-2"/>
          <w:sz w:val="21"/>
          <w:szCs w:val="21"/>
          <w:lang w:eastAsia="zh-CN"/>
        </w:rPr>
        <w:t>950 frame/s</w:t>
      </w:r>
      <w:r w:rsidRPr="00E65C67">
        <w:rPr>
          <w:rFonts w:ascii="Times New Roman" w:hAnsi="Times New Roman" w:cs="Times New Roman" w:hint="eastAsia"/>
          <w:spacing w:val="-2"/>
          <w:sz w:val="21"/>
          <w:szCs w:val="21"/>
          <w:lang w:eastAsia="zh-CN"/>
        </w:rPr>
        <w:t>的采集速率确定时间戳，并采用最近时间点匹配方式与</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统计窗对应</w:t>
      </w:r>
      <w:r>
        <w:rPr>
          <w:rFonts w:ascii="Times New Roman" w:hAnsi="Times New Roman" w:cs="Times New Roman" w:hint="eastAsia"/>
          <w:spacing w:val="-2"/>
          <w:sz w:val="21"/>
          <w:szCs w:val="21"/>
          <w:lang w:eastAsia="zh-CN"/>
        </w:rPr>
        <w:t>，</w:t>
      </w:r>
      <w:r w:rsidRPr="00E65C67">
        <w:rPr>
          <w:rFonts w:ascii="Times New Roman" w:hAnsi="Times New Roman" w:cs="Times New Roman" w:hint="eastAsia"/>
          <w:spacing w:val="-2"/>
          <w:sz w:val="21"/>
          <w:szCs w:val="21"/>
          <w:lang w:eastAsia="zh-CN"/>
        </w:rPr>
        <w:t>从而建立</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特征、力学响应和</w:t>
      </w:r>
      <w:r w:rsidRPr="00E65C67">
        <w:rPr>
          <w:rFonts w:ascii="Times New Roman" w:hAnsi="Times New Roman" w:cs="Times New Roman"/>
          <w:spacing w:val="-2"/>
          <w:sz w:val="21"/>
          <w:szCs w:val="21"/>
          <w:lang w:eastAsia="zh-CN"/>
        </w:rPr>
        <w:t>DIC</w:t>
      </w:r>
      <w:r w:rsidRPr="00E65C67">
        <w:rPr>
          <w:rFonts w:ascii="Times New Roman" w:hAnsi="Times New Roman" w:cs="Times New Roman" w:hint="eastAsia"/>
          <w:spacing w:val="-2"/>
          <w:sz w:val="21"/>
          <w:szCs w:val="21"/>
          <w:lang w:eastAsia="zh-CN"/>
        </w:rPr>
        <w:t>表面应变场之间的时间关系。</w:t>
      </w:r>
    </w:p>
    <w:p w14:paraId="77AA47DD" w14:textId="77777777" w:rsidR="00CA3593" w:rsidRPr="00E65C67" w:rsidRDefault="00CA3593" w:rsidP="00E65C67">
      <w:pPr>
        <w:pStyle w:val="a3"/>
        <w:spacing w:before="37" w:line="274" w:lineRule="auto"/>
        <w:ind w:left="21" w:right="328" w:firstLine="420"/>
        <w:jc w:val="both"/>
        <w:rPr>
          <w:rFonts w:ascii="Times New Roman" w:hAnsi="Times New Roman" w:cs="Times New Roman"/>
          <w:spacing w:val="-2"/>
          <w:sz w:val="21"/>
          <w:szCs w:val="21"/>
          <w:lang w:eastAsia="zh-CN"/>
        </w:rPr>
      </w:pPr>
    </w:p>
    <w:p w14:paraId="59160BA7" w14:textId="6DB16A23" w:rsidR="00F911F4" w:rsidRDefault="00000000">
      <w:pPr>
        <w:spacing w:before="97" w:line="232" w:lineRule="auto"/>
        <w:ind w:left="22"/>
        <w:outlineLvl w:val="0"/>
        <w:rPr>
          <w:rFonts w:ascii="Times New Roman" w:eastAsia="宋体" w:hAnsi="Times New Roman" w:cs="Times New Roman"/>
          <w:sz w:val="30"/>
          <w:szCs w:val="30"/>
          <w:lang w:eastAsia="zh-CN"/>
        </w:rPr>
      </w:pPr>
      <w:r>
        <w:rPr>
          <w:rFonts w:ascii="Times New Roman" w:eastAsia="宋体" w:hAnsi="Times New Roman" w:cs="Times New Roman"/>
          <w:b/>
          <w:bCs/>
          <w:spacing w:val="-3"/>
          <w:sz w:val="30"/>
          <w:szCs w:val="30"/>
          <w:lang w:eastAsia="zh-CN"/>
        </w:rPr>
        <w:t xml:space="preserve">4.  </w:t>
      </w:r>
      <w:r>
        <w:rPr>
          <w:rFonts w:ascii="Times New Roman" w:eastAsia="宋体" w:hAnsi="Times New Roman" w:cs="Times New Roman"/>
          <w:b/>
          <w:bCs/>
          <w:spacing w:val="-3"/>
          <w:sz w:val="30"/>
          <w:szCs w:val="30"/>
          <w:lang w:eastAsia="zh-CN"/>
        </w:rPr>
        <w:t>试验结果与</w:t>
      </w:r>
      <w:r w:rsidR="00135EC0">
        <w:rPr>
          <w:rFonts w:ascii="Times New Roman" w:eastAsia="宋体" w:hAnsi="Times New Roman" w:cs="Times New Roman" w:hint="eastAsia"/>
          <w:b/>
          <w:bCs/>
          <w:spacing w:val="-3"/>
          <w:sz w:val="30"/>
          <w:szCs w:val="30"/>
          <w:lang w:eastAsia="zh-CN"/>
        </w:rPr>
        <w:t>MFCC</w:t>
      </w:r>
      <w:r w:rsidR="00135EC0">
        <w:rPr>
          <w:rFonts w:ascii="Times New Roman" w:eastAsia="宋体" w:hAnsi="Times New Roman" w:cs="Times New Roman" w:hint="eastAsia"/>
          <w:b/>
          <w:bCs/>
          <w:spacing w:val="-3"/>
          <w:sz w:val="30"/>
          <w:szCs w:val="30"/>
          <w:lang w:eastAsia="zh-CN"/>
        </w:rPr>
        <w:t>特征分析</w:t>
      </w:r>
    </w:p>
    <w:p w14:paraId="06F1B47C" w14:textId="395E8ABD" w:rsidR="00F911F4" w:rsidRDefault="00000000">
      <w:pPr>
        <w:spacing w:before="146" w:line="232" w:lineRule="auto"/>
        <w:ind w:left="19"/>
        <w:outlineLvl w:val="1"/>
        <w:rPr>
          <w:rFonts w:ascii="Times New Roman" w:eastAsia="宋体" w:hAnsi="Times New Roman" w:cs="Times New Roman"/>
          <w:spacing w:val="-2"/>
          <w:sz w:val="28"/>
          <w:szCs w:val="28"/>
          <w:lang w:eastAsia="zh-CN"/>
        </w:rPr>
      </w:pPr>
      <w:r>
        <w:rPr>
          <w:rFonts w:ascii="Times New Roman" w:eastAsia="宋体" w:hAnsi="Times New Roman" w:cs="Times New Roman"/>
          <w:spacing w:val="-2"/>
          <w:sz w:val="28"/>
          <w:szCs w:val="28"/>
          <w:lang w:eastAsia="zh-CN"/>
        </w:rPr>
        <w:t xml:space="preserve">4.1  </w:t>
      </w:r>
      <w:r w:rsidR="00135EC0">
        <w:rPr>
          <w:rFonts w:ascii="Times New Roman" w:eastAsia="宋体" w:hAnsi="Times New Roman" w:cs="Times New Roman" w:hint="eastAsia"/>
          <w:spacing w:val="-2"/>
          <w:sz w:val="28"/>
          <w:szCs w:val="28"/>
          <w:lang w:eastAsia="zh-CN"/>
        </w:rPr>
        <w:t>混凝土断裂破坏过程</w:t>
      </w:r>
    </w:p>
    <w:p w14:paraId="63B04617" w14:textId="77777777" w:rsidR="006E4601" w:rsidRDefault="006E4601">
      <w:pPr>
        <w:spacing w:before="146" w:line="232" w:lineRule="auto"/>
        <w:ind w:left="19"/>
        <w:outlineLvl w:val="1"/>
        <w:rPr>
          <w:rFonts w:ascii="Times New Roman" w:eastAsia="宋体" w:hAnsi="Times New Roman" w:cs="Times New Roman"/>
          <w:spacing w:val="-2"/>
          <w:sz w:val="28"/>
          <w:szCs w:val="28"/>
          <w:lang w:eastAsia="zh-CN"/>
        </w:rPr>
      </w:pPr>
    </w:p>
    <w:p w14:paraId="169112D4" w14:textId="469F98E1" w:rsidR="003D0B64" w:rsidRPr="003E784D" w:rsidRDefault="003D0B64" w:rsidP="003E784D">
      <w:pPr>
        <w:pStyle w:val="a3"/>
        <w:spacing w:before="37" w:line="274" w:lineRule="auto"/>
        <w:ind w:left="21" w:right="328" w:firstLine="420"/>
        <w:jc w:val="both"/>
        <w:rPr>
          <w:rFonts w:ascii="Times New Roman" w:hAnsi="Times New Roman" w:cs="Times New Roman"/>
          <w:spacing w:val="-2"/>
          <w:sz w:val="21"/>
          <w:szCs w:val="21"/>
          <w:lang w:eastAsia="zh-CN"/>
        </w:rPr>
      </w:pPr>
      <w:r w:rsidRPr="003D0B64">
        <w:rPr>
          <w:rFonts w:ascii="Times New Roman" w:hAnsi="Times New Roman" w:cs="Times New Roman"/>
          <w:spacing w:val="-2"/>
          <w:sz w:val="21"/>
          <w:szCs w:val="21"/>
          <w:lang w:eastAsia="zh-CN"/>
        </w:rPr>
        <w:t>本试验共开展</w:t>
      </w:r>
      <w:r w:rsidRPr="003D0B64">
        <w:rPr>
          <w:rFonts w:ascii="Times New Roman" w:hAnsi="Times New Roman" w:cs="Times New Roman"/>
          <w:spacing w:val="-2"/>
          <w:sz w:val="21"/>
          <w:szCs w:val="21"/>
          <w:lang w:eastAsia="zh-CN"/>
        </w:rPr>
        <w:t>10</w:t>
      </w:r>
      <w:r w:rsidRPr="003D0B64">
        <w:rPr>
          <w:rFonts w:ascii="Times New Roman" w:hAnsi="Times New Roman" w:cs="Times New Roman"/>
          <w:spacing w:val="-2"/>
          <w:sz w:val="21"/>
          <w:szCs w:val="21"/>
          <w:lang w:eastAsia="zh-CN"/>
        </w:rPr>
        <w:t>组尺寸为</w:t>
      </w:r>
      <w:r w:rsidRPr="003D0B64">
        <w:rPr>
          <w:rFonts w:ascii="Times New Roman" w:hAnsi="Times New Roman" w:cs="Times New Roman"/>
          <w:spacing w:val="-2"/>
          <w:sz w:val="21"/>
          <w:szCs w:val="21"/>
          <w:lang w:eastAsia="zh-CN"/>
        </w:rPr>
        <w:t xml:space="preserve"> ϕ100mm×50mm</w:t>
      </w:r>
      <w:r>
        <w:rPr>
          <w:rFonts w:ascii="Times New Roman" w:hAnsi="Times New Roman" w:cs="Times New Roman" w:hint="eastAsia"/>
          <w:spacing w:val="-2"/>
          <w:sz w:val="21"/>
          <w:szCs w:val="21"/>
          <w:lang w:eastAsia="zh-CN"/>
        </w:rPr>
        <w:t xml:space="preserve"> </w:t>
      </w:r>
      <w:r w:rsidRPr="003D0B64">
        <w:rPr>
          <w:rFonts w:ascii="Times New Roman" w:hAnsi="Times New Roman" w:cs="Times New Roman"/>
          <w:spacing w:val="-2"/>
          <w:sz w:val="21"/>
          <w:szCs w:val="21"/>
          <w:lang w:eastAsia="zh-CN"/>
        </w:rPr>
        <w:t>的混凝土圆盘巴西劈裂试验，各试件峰值荷载及劈裂抗拉强度统计结果见表</w:t>
      </w:r>
      <w:r>
        <w:rPr>
          <w:rFonts w:ascii="Times New Roman" w:hAnsi="Times New Roman" w:cs="Times New Roman" w:hint="eastAsia"/>
          <w:spacing w:val="-2"/>
          <w:sz w:val="21"/>
          <w:szCs w:val="21"/>
          <w:lang w:eastAsia="zh-CN"/>
        </w:rPr>
        <w:t>1</w:t>
      </w:r>
      <w:r w:rsidRPr="003D0B64">
        <w:rPr>
          <w:rFonts w:ascii="Times New Roman" w:hAnsi="Times New Roman" w:cs="Times New Roman"/>
          <w:spacing w:val="-2"/>
          <w:sz w:val="21"/>
          <w:szCs w:val="21"/>
          <w:lang w:eastAsia="zh-CN"/>
        </w:rPr>
        <w:t>。试件峰值荷载介于</w:t>
      </w:r>
      <w:r w:rsidRPr="003D0B64">
        <w:rPr>
          <w:rFonts w:ascii="Times New Roman" w:hAnsi="Times New Roman" w:cs="Times New Roman"/>
          <w:spacing w:val="-2"/>
          <w:sz w:val="21"/>
          <w:szCs w:val="21"/>
          <w:lang w:eastAsia="zh-CN"/>
        </w:rPr>
        <w:t>8.712</w:t>
      </w:r>
      <w:r w:rsidRPr="003D0B64">
        <w:rPr>
          <w:rFonts w:ascii="Times New Roman" w:hAnsi="Times New Roman" w:cs="Times New Roman"/>
          <w:spacing w:val="-2"/>
          <w:sz w:val="21"/>
          <w:szCs w:val="21"/>
          <w:lang w:eastAsia="zh-CN"/>
        </w:rPr>
        <w:t>～</w:t>
      </w:r>
      <w:r w:rsidRPr="003D0B64">
        <w:rPr>
          <w:rFonts w:ascii="Times New Roman" w:hAnsi="Times New Roman" w:cs="Times New Roman"/>
          <w:spacing w:val="-2"/>
          <w:sz w:val="21"/>
          <w:szCs w:val="21"/>
          <w:lang w:eastAsia="zh-CN"/>
        </w:rPr>
        <w:t>10.645 kN</w:t>
      </w:r>
      <w:r w:rsidRPr="003D0B64">
        <w:rPr>
          <w:rFonts w:ascii="Times New Roman" w:hAnsi="Times New Roman" w:cs="Times New Roman"/>
          <w:spacing w:val="-2"/>
          <w:sz w:val="21"/>
          <w:szCs w:val="21"/>
          <w:lang w:eastAsia="zh-CN"/>
        </w:rPr>
        <w:t>之间，平均峰值荷载为</w:t>
      </w:r>
      <w:r w:rsidRPr="003D0B64">
        <w:rPr>
          <w:rFonts w:ascii="Times New Roman" w:hAnsi="Times New Roman" w:cs="Times New Roman"/>
          <w:spacing w:val="-2"/>
          <w:sz w:val="21"/>
          <w:szCs w:val="21"/>
          <w:lang w:eastAsia="zh-CN"/>
        </w:rPr>
        <w:t>9.496 kN</w:t>
      </w:r>
      <w:r w:rsidRPr="003D0B64">
        <w:rPr>
          <w:rFonts w:ascii="Times New Roman" w:hAnsi="Times New Roman" w:cs="Times New Roman"/>
          <w:spacing w:val="-2"/>
          <w:sz w:val="21"/>
          <w:szCs w:val="21"/>
          <w:lang w:eastAsia="zh-CN"/>
        </w:rPr>
        <w:t>，标准差为</w:t>
      </w:r>
      <w:r w:rsidRPr="003D0B64">
        <w:rPr>
          <w:rFonts w:ascii="Times New Roman" w:hAnsi="Times New Roman" w:cs="Times New Roman"/>
          <w:spacing w:val="-2"/>
          <w:sz w:val="21"/>
          <w:szCs w:val="21"/>
          <w:lang w:eastAsia="zh-CN"/>
        </w:rPr>
        <w:t>0.745 kN</w:t>
      </w:r>
      <w:r w:rsidRPr="003D0B64">
        <w:rPr>
          <w:rFonts w:ascii="Times New Roman" w:hAnsi="Times New Roman" w:cs="Times New Roman"/>
          <w:spacing w:val="-2"/>
          <w:sz w:val="21"/>
          <w:szCs w:val="21"/>
          <w:lang w:eastAsia="zh-CN"/>
        </w:rPr>
        <w:t>。根据巴西劈裂抗拉强度计算公式</w:t>
      </w:r>
      <w:r w:rsidRPr="003D0B64">
        <w:rPr>
          <w:rFonts w:ascii="Times New Roman" w:hAnsi="Times New Roman" w:cs="Times New Roman" w:hint="eastAsia"/>
          <w:spacing w:val="-2"/>
          <w:sz w:val="21"/>
          <w:szCs w:val="21"/>
          <w:u w:val="single"/>
          <w:lang w:eastAsia="zh-CN"/>
        </w:rPr>
        <w:t>【引用】</w:t>
      </w:r>
      <w:r w:rsidR="003E784D" w:rsidRPr="003D0B64">
        <w:rPr>
          <w:rFonts w:hint="eastAsia"/>
          <w:position w:val="-24"/>
          <w:lang w:eastAsia="zh-CN"/>
        </w:rPr>
        <w:object w:dxaOrig="1060" w:dyaOrig="620" w14:anchorId="78807DDC">
          <v:shape id="_x0000_i1036" type="#_x0000_t75" style="width:53.3pt;height:31.3pt" o:ole="">
            <v:imagedata r:id="rId33" o:title=""/>
          </v:shape>
          <o:OLEObject Type="Embed" ProgID="Equation.DSMT4" ShapeID="_x0000_i1036" DrawAspect="Content" ObjectID="_1851694515" r:id="rId34"/>
        </w:object>
      </w:r>
      <w:r w:rsidRPr="003D0B64">
        <w:rPr>
          <w:rFonts w:ascii="Times New Roman" w:hAnsi="Times New Roman" w:cs="Times New Roman"/>
          <w:spacing w:val="-2"/>
          <w:sz w:val="21"/>
          <w:szCs w:val="21"/>
          <w:lang w:eastAsia="zh-CN"/>
        </w:rPr>
        <w:t>，各试件劈裂抗拉强度介于</w:t>
      </w:r>
      <w:r w:rsidRPr="003D0B64">
        <w:rPr>
          <w:rFonts w:ascii="Times New Roman" w:hAnsi="Times New Roman" w:cs="Times New Roman"/>
          <w:spacing w:val="-2"/>
          <w:sz w:val="21"/>
          <w:szCs w:val="21"/>
          <w:lang w:eastAsia="zh-CN"/>
        </w:rPr>
        <w:t>1.109</w:t>
      </w:r>
      <w:r w:rsidRPr="003D0B64">
        <w:rPr>
          <w:rFonts w:ascii="Times New Roman" w:hAnsi="Times New Roman" w:cs="Times New Roman"/>
          <w:spacing w:val="-2"/>
          <w:sz w:val="21"/>
          <w:szCs w:val="21"/>
          <w:lang w:eastAsia="zh-CN"/>
        </w:rPr>
        <w:t>～</w:t>
      </w:r>
      <w:r w:rsidRPr="003D0B64">
        <w:rPr>
          <w:rFonts w:ascii="Times New Roman" w:hAnsi="Times New Roman" w:cs="Times New Roman"/>
          <w:spacing w:val="-2"/>
          <w:sz w:val="21"/>
          <w:szCs w:val="21"/>
          <w:lang w:eastAsia="zh-CN"/>
        </w:rPr>
        <w:t>1.355 MPa</w:t>
      </w:r>
      <w:r w:rsidRPr="003D0B64">
        <w:rPr>
          <w:rFonts w:ascii="Times New Roman" w:hAnsi="Times New Roman" w:cs="Times New Roman"/>
          <w:spacing w:val="-2"/>
          <w:sz w:val="21"/>
          <w:szCs w:val="21"/>
          <w:lang w:eastAsia="zh-CN"/>
        </w:rPr>
        <w:t>之间，平均值为</w:t>
      </w:r>
      <w:r w:rsidRPr="003D0B64">
        <w:rPr>
          <w:rFonts w:ascii="Times New Roman" w:hAnsi="Times New Roman" w:cs="Times New Roman"/>
          <w:spacing w:val="-2"/>
          <w:sz w:val="21"/>
          <w:szCs w:val="21"/>
          <w:lang w:eastAsia="zh-CN"/>
        </w:rPr>
        <w:t>1.209 MPa</w:t>
      </w:r>
      <w:r w:rsidRPr="003D0B64">
        <w:rPr>
          <w:rFonts w:ascii="Times New Roman" w:hAnsi="Times New Roman" w:cs="Times New Roman"/>
          <w:spacing w:val="-2"/>
          <w:sz w:val="21"/>
          <w:szCs w:val="21"/>
          <w:lang w:eastAsia="zh-CN"/>
        </w:rPr>
        <w:t>，标准差为</w:t>
      </w:r>
      <w:r w:rsidRPr="003D0B64">
        <w:rPr>
          <w:rFonts w:ascii="Times New Roman" w:hAnsi="Times New Roman" w:cs="Times New Roman"/>
          <w:spacing w:val="-2"/>
          <w:sz w:val="21"/>
          <w:szCs w:val="21"/>
          <w:lang w:eastAsia="zh-CN"/>
        </w:rPr>
        <w:t>0.095 MPa</w:t>
      </w:r>
      <w:r w:rsidRPr="003D0B64">
        <w:rPr>
          <w:rFonts w:ascii="Times New Roman" w:hAnsi="Times New Roman" w:cs="Times New Roman"/>
          <w:spacing w:val="-2"/>
          <w:sz w:val="21"/>
          <w:szCs w:val="21"/>
          <w:lang w:eastAsia="zh-CN"/>
        </w:rPr>
        <w:t>，变异系数为</w:t>
      </w:r>
      <w:r w:rsidRPr="003D0B64">
        <w:rPr>
          <w:rFonts w:ascii="Times New Roman" w:hAnsi="Times New Roman" w:cs="Times New Roman"/>
          <w:spacing w:val="-2"/>
          <w:sz w:val="21"/>
          <w:szCs w:val="21"/>
          <w:lang w:eastAsia="zh-CN"/>
        </w:rPr>
        <w:t>7.84%</w:t>
      </w:r>
      <w:r w:rsidRPr="003D0B64">
        <w:rPr>
          <w:rFonts w:ascii="Times New Roman" w:hAnsi="Times New Roman" w:cs="Times New Roman"/>
          <w:spacing w:val="-2"/>
          <w:sz w:val="21"/>
          <w:szCs w:val="21"/>
          <w:lang w:eastAsia="zh-CN"/>
        </w:rPr>
        <w:t>。结果表明，各试件整体承载水平较为接近，同时受混凝土材料非均质性影响，不同试件之间仍表现出一定的力学性能离散性。</w:t>
      </w:r>
      <w:r w:rsidR="003E784D" w:rsidRPr="003E784D">
        <w:rPr>
          <w:rFonts w:ascii="Times New Roman" w:hAnsi="Times New Roman" w:cs="Times New Roman"/>
          <w:spacing w:val="-2"/>
          <w:sz w:val="21"/>
          <w:szCs w:val="21"/>
          <w:lang w:eastAsia="zh-CN"/>
        </w:rPr>
        <w:t>为进一步建立宏观力学响应、</w:t>
      </w:r>
      <w:r w:rsidR="003E784D" w:rsidRPr="003E784D">
        <w:rPr>
          <w:rFonts w:ascii="Times New Roman" w:hAnsi="Times New Roman" w:cs="Times New Roman"/>
          <w:spacing w:val="-2"/>
          <w:sz w:val="21"/>
          <w:szCs w:val="21"/>
          <w:lang w:eastAsia="zh-CN"/>
        </w:rPr>
        <w:t>DIC</w:t>
      </w:r>
      <w:r w:rsidR="003E784D" w:rsidRPr="003E784D">
        <w:rPr>
          <w:rFonts w:ascii="Times New Roman" w:hAnsi="Times New Roman" w:cs="Times New Roman"/>
          <w:spacing w:val="-2"/>
          <w:sz w:val="21"/>
          <w:szCs w:val="21"/>
          <w:lang w:eastAsia="zh-CN"/>
        </w:rPr>
        <w:t>应变场演化及声发射</w:t>
      </w:r>
      <w:r w:rsidR="003E784D" w:rsidRPr="003E784D">
        <w:rPr>
          <w:rFonts w:ascii="Times New Roman" w:hAnsi="Times New Roman" w:cs="Times New Roman"/>
          <w:spacing w:val="-2"/>
          <w:sz w:val="21"/>
          <w:szCs w:val="21"/>
          <w:lang w:eastAsia="zh-CN"/>
        </w:rPr>
        <w:t>MFCC</w:t>
      </w:r>
      <w:r w:rsidR="003E784D" w:rsidRPr="003E784D">
        <w:rPr>
          <w:rFonts w:ascii="Times New Roman" w:hAnsi="Times New Roman" w:cs="Times New Roman"/>
          <w:spacing w:val="-2"/>
          <w:sz w:val="21"/>
          <w:szCs w:val="21"/>
          <w:lang w:eastAsia="zh-CN"/>
        </w:rPr>
        <w:t>特征之间的对应关系，后续重点选取具有</w:t>
      </w:r>
      <w:r w:rsidR="003E784D" w:rsidRPr="003E784D">
        <w:rPr>
          <w:rFonts w:ascii="Times New Roman" w:hAnsi="Times New Roman" w:cs="Times New Roman"/>
          <w:spacing w:val="-2"/>
          <w:sz w:val="21"/>
          <w:szCs w:val="21"/>
          <w:lang w:eastAsia="zh-CN"/>
        </w:rPr>
        <w:t>DIC</w:t>
      </w:r>
      <w:r w:rsidR="003E784D" w:rsidRPr="003E784D">
        <w:rPr>
          <w:rFonts w:ascii="Times New Roman" w:hAnsi="Times New Roman" w:cs="Times New Roman"/>
          <w:spacing w:val="-2"/>
          <w:sz w:val="21"/>
          <w:szCs w:val="21"/>
          <w:lang w:eastAsia="zh-CN"/>
        </w:rPr>
        <w:t>观测数据的</w:t>
      </w:r>
      <w:r w:rsidR="003E784D" w:rsidRPr="003E784D">
        <w:rPr>
          <w:rFonts w:ascii="Times New Roman" w:hAnsi="Times New Roman" w:cs="Times New Roman"/>
          <w:spacing w:val="-2"/>
          <w:sz w:val="21"/>
          <w:szCs w:val="21"/>
          <w:lang w:eastAsia="zh-CN"/>
        </w:rPr>
        <w:t>B7</w:t>
      </w:r>
      <w:r w:rsidR="003E784D" w:rsidRPr="003E784D">
        <w:rPr>
          <w:rFonts w:ascii="Times New Roman" w:hAnsi="Times New Roman" w:cs="Times New Roman"/>
          <w:spacing w:val="-2"/>
          <w:sz w:val="21"/>
          <w:szCs w:val="21"/>
          <w:lang w:eastAsia="zh-CN"/>
        </w:rPr>
        <w:t>和</w:t>
      </w:r>
      <w:r w:rsidR="003E784D" w:rsidRPr="003E784D">
        <w:rPr>
          <w:rFonts w:ascii="Times New Roman" w:hAnsi="Times New Roman" w:cs="Times New Roman"/>
          <w:spacing w:val="-2"/>
          <w:sz w:val="21"/>
          <w:szCs w:val="21"/>
          <w:lang w:eastAsia="zh-CN"/>
        </w:rPr>
        <w:t>B8</w:t>
      </w:r>
      <w:r w:rsidR="003E784D" w:rsidRPr="003E784D">
        <w:rPr>
          <w:rFonts w:ascii="Times New Roman" w:hAnsi="Times New Roman" w:cs="Times New Roman"/>
          <w:spacing w:val="-2"/>
          <w:sz w:val="21"/>
          <w:szCs w:val="21"/>
          <w:lang w:eastAsia="zh-CN"/>
        </w:rPr>
        <w:t>试件进行断裂过程分析</w:t>
      </w:r>
      <w:r w:rsidR="003E784D">
        <w:rPr>
          <w:rFonts w:ascii="Times New Roman" w:hAnsi="Times New Roman" w:cs="Times New Roman" w:hint="eastAsia"/>
          <w:spacing w:val="-2"/>
          <w:sz w:val="21"/>
          <w:szCs w:val="21"/>
          <w:lang w:eastAsia="zh-CN"/>
        </w:rPr>
        <w:t>。</w:t>
      </w:r>
    </w:p>
    <w:p w14:paraId="26AAE231" w14:textId="4470330C" w:rsidR="00EA5691" w:rsidRPr="004C5EC2" w:rsidRDefault="00EA5691" w:rsidP="004C5EC2">
      <w:pPr>
        <w:pStyle w:val="a3"/>
        <w:spacing w:before="37" w:line="274" w:lineRule="auto"/>
        <w:ind w:left="21" w:right="328" w:firstLine="420"/>
        <w:jc w:val="center"/>
        <w:rPr>
          <w:rFonts w:ascii="Times New Roman" w:hAnsi="Times New Roman" w:cs="Times New Roman"/>
          <w:spacing w:val="-2"/>
          <w:sz w:val="21"/>
          <w:szCs w:val="21"/>
          <w:lang w:eastAsia="zh-CN"/>
        </w:rPr>
      </w:pPr>
      <w:r w:rsidRPr="004C5EC2">
        <w:rPr>
          <w:rFonts w:ascii="Times New Roman" w:hAnsi="Times New Roman" w:cs="Times New Roman" w:hint="eastAsia"/>
          <w:spacing w:val="-2"/>
          <w:sz w:val="21"/>
          <w:szCs w:val="21"/>
          <w:lang w:eastAsia="zh-CN"/>
        </w:rPr>
        <w:t>表</w:t>
      </w:r>
      <w:r w:rsidRPr="004C5EC2">
        <w:rPr>
          <w:rFonts w:ascii="Times New Roman" w:hAnsi="Times New Roman" w:cs="Times New Roman" w:hint="eastAsia"/>
          <w:spacing w:val="-2"/>
          <w:sz w:val="21"/>
          <w:szCs w:val="21"/>
          <w:lang w:eastAsia="zh-CN"/>
        </w:rPr>
        <w:t>1</w:t>
      </w:r>
      <w:r w:rsidR="003D0B64" w:rsidRPr="004C5EC2">
        <w:rPr>
          <w:rFonts w:ascii="Times New Roman" w:hAnsi="Times New Roman" w:cs="Times New Roman" w:hint="eastAsia"/>
          <w:spacing w:val="-2"/>
          <w:sz w:val="21"/>
          <w:szCs w:val="21"/>
          <w:lang w:eastAsia="zh-CN"/>
        </w:rPr>
        <w:t xml:space="preserve"> </w:t>
      </w:r>
      <w:r w:rsidR="003D0B64" w:rsidRPr="004C5EC2">
        <w:rPr>
          <w:rFonts w:ascii="Times New Roman" w:hAnsi="Times New Roman" w:cs="Times New Roman" w:hint="eastAsia"/>
          <w:spacing w:val="-2"/>
          <w:sz w:val="21"/>
          <w:szCs w:val="21"/>
          <w:lang w:eastAsia="zh-CN"/>
        </w:rPr>
        <w:t>试</w:t>
      </w:r>
      <w:r w:rsidR="004C5EC2" w:rsidRPr="004C5EC2">
        <w:rPr>
          <w:rFonts w:ascii="Times New Roman" w:hAnsi="Times New Roman" w:cs="Times New Roman"/>
          <w:spacing w:val="-2"/>
          <w:sz w:val="21"/>
          <w:szCs w:val="21"/>
          <w:lang w:eastAsia="zh-CN"/>
        </w:rPr>
        <w:t>件巴西劈裂试验力学性能参数</w:t>
      </w:r>
    </w:p>
    <w:tbl>
      <w:tblPr>
        <w:tblStyle w:val="ad"/>
        <w:tblW w:w="0" w:type="auto"/>
        <w:jc w:val="center"/>
        <w:tblLook w:val="04A0" w:firstRow="1" w:lastRow="0" w:firstColumn="1" w:lastColumn="0" w:noHBand="0" w:noVBand="1"/>
      </w:tblPr>
      <w:tblGrid>
        <w:gridCol w:w="1287"/>
        <w:gridCol w:w="61"/>
        <w:gridCol w:w="1952"/>
        <w:gridCol w:w="1275"/>
        <w:gridCol w:w="2335"/>
      </w:tblGrid>
      <w:tr w:rsidR="00EA5691" w14:paraId="21C05E90" w14:textId="77777777" w:rsidTr="00EA5691">
        <w:trPr>
          <w:cnfStyle w:val="100000000000" w:firstRow="1" w:lastRow="0" w:firstColumn="0" w:lastColumn="0" w:oddVBand="0" w:evenVBand="0" w:oddHBand="0" w:evenHBand="0" w:firstRowFirstColumn="0" w:firstRowLastColumn="0" w:lastRowFirstColumn="0" w:lastRowLastColumn="0"/>
          <w:jc w:val="center"/>
        </w:trPr>
        <w:tc>
          <w:tcPr>
            <w:tcW w:w="1348" w:type="dxa"/>
            <w:gridSpan w:val="2"/>
            <w:vAlign w:val="center"/>
          </w:tcPr>
          <w:p w14:paraId="26EAE8CC" w14:textId="5AB3CBFB" w:rsidR="00EA5691" w:rsidRDefault="00EA5691" w:rsidP="000F3A1F">
            <w:pPr>
              <w:spacing w:before="77" w:line="194" w:lineRule="auto"/>
              <w:jc w:val="center"/>
              <w:outlineLvl w:val="3"/>
              <w:rPr>
                <w:rFonts w:ascii="Times New Roman" w:eastAsia="宋体" w:hAnsi="Times New Roman" w:cs="Times New Roman"/>
              </w:rPr>
            </w:pPr>
            <w:r>
              <w:rPr>
                <w:rFonts w:ascii="Times New Roman" w:eastAsia="宋体" w:hAnsi="Times New Roman" w:cs="Times New Roman" w:hint="eastAsia"/>
                <w:lang w:eastAsia="zh-CN"/>
              </w:rPr>
              <w:t>试件</w:t>
            </w:r>
          </w:p>
        </w:tc>
        <w:tc>
          <w:tcPr>
            <w:tcW w:w="1952" w:type="dxa"/>
            <w:vAlign w:val="center"/>
          </w:tcPr>
          <w:p w14:paraId="1CF1ADBB" w14:textId="78B5A3C9" w:rsidR="00EA5691" w:rsidRDefault="00EA5691" w:rsidP="000F3A1F">
            <w:pPr>
              <w:spacing w:before="77" w:line="194" w:lineRule="auto"/>
              <w:jc w:val="center"/>
              <w:outlineLvl w:val="3"/>
              <w:rPr>
                <w:rFonts w:ascii="Times New Roman" w:eastAsia="宋体" w:hAnsi="Times New Roman" w:cs="Times New Roman"/>
              </w:rPr>
            </w:pPr>
            <w:r w:rsidRPr="00C00191">
              <w:rPr>
                <w:rFonts w:ascii="宋体" w:eastAsia="宋体" w:hAnsi="宋体" w:cs="宋体" w:hint="eastAsia"/>
                <w:spacing w:val="-2"/>
                <w:lang w:eastAsia="zh-CN"/>
              </w:rPr>
              <w:t>峰值荷载</w:t>
            </w:r>
            <w:r w:rsidRPr="00C00191">
              <w:rPr>
                <w:rFonts w:ascii="Times New Roman" w:hAnsi="Times New Roman" w:cs="Times New Roman"/>
                <w:spacing w:val="-2"/>
                <w:lang w:eastAsia="zh-CN"/>
              </w:rPr>
              <w:t xml:space="preserve"> </w:t>
            </w:r>
            <w:r>
              <w:rPr>
                <w:rFonts w:ascii="Times New Roman" w:hAnsi="Times New Roman" w:cs="Times New Roman" w:hint="eastAsia"/>
                <w:spacing w:val="-2"/>
                <w:lang w:eastAsia="zh-CN"/>
              </w:rPr>
              <w:t>P</w:t>
            </w:r>
            <w:r w:rsidRPr="00EA5691">
              <w:rPr>
                <w:rFonts w:ascii="Times New Roman" w:hAnsi="Times New Roman" w:cs="Times New Roman" w:hint="eastAsia"/>
                <w:spacing w:val="-2"/>
                <w:vertAlign w:val="subscript"/>
                <w:lang w:eastAsia="zh-CN"/>
              </w:rPr>
              <w:t>max</w:t>
            </w:r>
            <w:r w:rsidRPr="00446A37">
              <w:rPr>
                <w:rFonts w:ascii="Times New Roman" w:hAnsi="Times New Roman" w:cs="Times New Roman" w:hint="eastAsia"/>
                <w:spacing w:val="-2"/>
                <w:lang w:eastAsia="zh-CN"/>
              </w:rPr>
              <w:t xml:space="preserve">  </w:t>
            </w:r>
            <w:r>
              <w:rPr>
                <w:rFonts w:ascii="Times New Roman" w:hAnsi="Times New Roman" w:cs="Times New Roman" w:hint="eastAsia"/>
                <w:spacing w:val="-2"/>
                <w:lang w:eastAsia="zh-CN"/>
              </w:rPr>
              <w:t>/kN</w:t>
            </w:r>
          </w:p>
        </w:tc>
        <w:tc>
          <w:tcPr>
            <w:tcW w:w="1275" w:type="dxa"/>
            <w:vAlign w:val="center"/>
          </w:tcPr>
          <w:p w14:paraId="7EA2ADAE" w14:textId="5605D4B2" w:rsidR="00EA5691" w:rsidRDefault="00EA5691" w:rsidP="000F3A1F">
            <w:pPr>
              <w:spacing w:before="77" w:line="194" w:lineRule="auto"/>
              <w:jc w:val="center"/>
              <w:outlineLvl w:val="3"/>
              <w:rPr>
                <w:rFonts w:ascii="Times New Roman" w:eastAsia="宋体" w:hAnsi="Times New Roman" w:cs="Times New Roman"/>
              </w:rPr>
            </w:pPr>
            <w:r>
              <w:rPr>
                <w:rFonts w:ascii="宋体" w:eastAsia="宋体" w:hAnsi="宋体" w:cs="宋体" w:hint="eastAsia"/>
                <w:spacing w:val="-2"/>
                <w:lang w:eastAsia="zh-CN"/>
              </w:rPr>
              <w:t>位移</w:t>
            </w:r>
            <w:r>
              <w:rPr>
                <w:rFonts w:ascii="Times New Roman" w:hAnsi="Times New Roman" w:cs="Times New Roman" w:hint="eastAsia"/>
                <w:spacing w:val="-2"/>
                <w:lang w:eastAsia="zh-CN"/>
              </w:rPr>
              <w:t>/mm</w:t>
            </w:r>
          </w:p>
        </w:tc>
        <w:tc>
          <w:tcPr>
            <w:tcW w:w="2335" w:type="dxa"/>
            <w:vAlign w:val="center"/>
          </w:tcPr>
          <w:p w14:paraId="41EDE8BE" w14:textId="6F2DBB5D" w:rsidR="00EA5691" w:rsidRDefault="00EA5691" w:rsidP="000F3A1F">
            <w:pPr>
              <w:spacing w:before="77" w:line="194" w:lineRule="auto"/>
              <w:jc w:val="center"/>
              <w:outlineLvl w:val="3"/>
              <w:rPr>
                <w:rFonts w:ascii="Times New Roman" w:eastAsia="宋体" w:hAnsi="Times New Roman" w:cs="Times New Roman"/>
              </w:rPr>
            </w:pPr>
            <w:r w:rsidRPr="00C00191">
              <w:rPr>
                <w:rFonts w:ascii="宋体" w:eastAsia="宋体" w:hAnsi="宋体" w:cs="宋体" w:hint="eastAsia"/>
                <w:spacing w:val="-2"/>
                <w:lang w:eastAsia="zh-CN"/>
              </w:rPr>
              <w:t>劈裂抗拉强度</w:t>
            </w:r>
            <w:r w:rsidRPr="00C00191">
              <w:rPr>
                <w:rFonts w:ascii="Times New Roman" w:hAnsi="Times New Roman" w:cs="Times New Roman"/>
                <w:spacing w:val="-2"/>
                <w:lang w:eastAsia="zh-CN"/>
              </w:rPr>
              <w:t xml:space="preserve"> </w:t>
            </w:r>
            <w:r>
              <w:rPr>
                <w:rFonts w:ascii="Times New Roman" w:hAnsi="Times New Roman" w:cs="Times New Roman" w:hint="eastAsia"/>
                <w:spacing w:val="-2"/>
                <w:lang w:eastAsia="zh-CN"/>
              </w:rPr>
              <w:t>f</w:t>
            </w:r>
            <w:r w:rsidRPr="00EA5691">
              <w:rPr>
                <w:rFonts w:ascii="Times New Roman" w:hAnsi="Times New Roman" w:cs="Times New Roman" w:hint="eastAsia"/>
                <w:spacing w:val="-2"/>
                <w:vertAlign w:val="subscript"/>
                <w:lang w:eastAsia="zh-CN"/>
              </w:rPr>
              <w:t>t</w:t>
            </w:r>
            <w:r w:rsidRPr="00C00191">
              <w:rPr>
                <w:rFonts w:ascii="Times New Roman" w:hAnsi="Times New Roman" w:cs="Times New Roman"/>
                <w:spacing w:val="-2"/>
                <w:lang w:eastAsia="zh-CN"/>
              </w:rPr>
              <w:t>/ MPa</w:t>
            </w:r>
          </w:p>
        </w:tc>
      </w:tr>
      <w:tr w:rsidR="00EA5691" w14:paraId="51D728BE" w14:textId="77777777" w:rsidTr="00EA5691">
        <w:trPr>
          <w:trHeight w:val="488"/>
          <w:jc w:val="center"/>
        </w:trPr>
        <w:tc>
          <w:tcPr>
            <w:tcW w:w="1287" w:type="dxa"/>
            <w:vAlign w:val="center"/>
          </w:tcPr>
          <w:p w14:paraId="6BF88B75" w14:textId="5D6C1064" w:rsidR="00EA5691" w:rsidRDefault="003D0B64" w:rsidP="00EA5691">
            <w:pPr>
              <w:spacing w:before="77" w:line="194" w:lineRule="auto"/>
              <w:jc w:val="center"/>
              <w:outlineLvl w:val="3"/>
              <w:rPr>
                <w:rFonts w:ascii="Times New Roman" w:eastAsia="宋体" w:hAnsi="Times New Roman" w:cs="Times New Roman"/>
                <w:lang w:eastAsia="zh-CN"/>
              </w:rPr>
            </w:pPr>
            <w:r>
              <w:rPr>
                <w:rFonts w:ascii="Times New Roman" w:eastAsiaTheme="minorEastAsia" w:hAnsi="Times New Roman" w:cs="Times New Roman" w:hint="eastAsia"/>
                <w:spacing w:val="-2"/>
                <w:lang w:eastAsia="zh-CN"/>
              </w:rPr>
              <w:t>B</w:t>
            </w:r>
            <w:r w:rsidR="00EA5691">
              <w:rPr>
                <w:rFonts w:ascii="Times New Roman" w:hAnsi="Times New Roman" w:cs="Times New Roman" w:hint="eastAsia"/>
                <w:spacing w:val="-2"/>
                <w:lang w:eastAsia="zh-CN"/>
              </w:rPr>
              <w:t>1</w:t>
            </w:r>
          </w:p>
        </w:tc>
        <w:tc>
          <w:tcPr>
            <w:tcW w:w="2013" w:type="dxa"/>
            <w:gridSpan w:val="2"/>
            <w:vAlign w:val="center"/>
          </w:tcPr>
          <w:p w14:paraId="390AFCD8" w14:textId="2A8411C4"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9.35</w:t>
            </w:r>
            <w:r>
              <w:rPr>
                <w:rFonts w:ascii="Times New Roman" w:hAnsi="Times New Roman" w:cs="Times New Roman" w:hint="eastAsia"/>
                <w:spacing w:val="-2"/>
                <w:lang w:eastAsia="zh-CN"/>
              </w:rPr>
              <w:t>1</w:t>
            </w:r>
          </w:p>
        </w:tc>
        <w:tc>
          <w:tcPr>
            <w:tcW w:w="1275" w:type="dxa"/>
            <w:vAlign w:val="center"/>
          </w:tcPr>
          <w:p w14:paraId="7592AF53" w14:textId="26AAB16A"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2.775</w:t>
            </w:r>
          </w:p>
        </w:tc>
        <w:tc>
          <w:tcPr>
            <w:tcW w:w="2335" w:type="dxa"/>
            <w:vAlign w:val="center"/>
          </w:tcPr>
          <w:p w14:paraId="175D0096" w14:textId="5590947E"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1.191</w:t>
            </w:r>
          </w:p>
        </w:tc>
      </w:tr>
      <w:tr w:rsidR="00EA5691" w14:paraId="1601866A" w14:textId="77777777" w:rsidTr="00EA5691">
        <w:trPr>
          <w:trHeight w:val="488"/>
          <w:jc w:val="center"/>
        </w:trPr>
        <w:tc>
          <w:tcPr>
            <w:tcW w:w="1287" w:type="dxa"/>
            <w:vAlign w:val="center"/>
          </w:tcPr>
          <w:p w14:paraId="657FBEC5" w14:textId="15BDAE7D" w:rsidR="00EA5691" w:rsidRDefault="003D0B64" w:rsidP="00EA5691">
            <w:pPr>
              <w:spacing w:before="77" w:line="194" w:lineRule="auto"/>
              <w:jc w:val="center"/>
              <w:outlineLvl w:val="3"/>
              <w:rPr>
                <w:rFonts w:ascii="Times New Roman" w:eastAsia="宋体" w:hAnsi="Times New Roman" w:cs="Times New Roman"/>
                <w:lang w:eastAsia="zh-CN"/>
              </w:rPr>
            </w:pPr>
            <w:r>
              <w:rPr>
                <w:rFonts w:ascii="Times New Roman" w:eastAsiaTheme="minorEastAsia" w:hAnsi="Times New Roman" w:cs="Times New Roman" w:hint="eastAsia"/>
                <w:spacing w:val="-2"/>
                <w:lang w:eastAsia="zh-CN"/>
              </w:rPr>
              <w:t>B</w:t>
            </w:r>
            <w:r w:rsidR="00EA5691">
              <w:rPr>
                <w:rFonts w:ascii="Times New Roman" w:hAnsi="Times New Roman" w:cs="Times New Roman" w:hint="eastAsia"/>
                <w:spacing w:val="-2"/>
                <w:lang w:eastAsia="zh-CN"/>
              </w:rPr>
              <w:t>2</w:t>
            </w:r>
          </w:p>
        </w:tc>
        <w:tc>
          <w:tcPr>
            <w:tcW w:w="2013" w:type="dxa"/>
            <w:gridSpan w:val="2"/>
            <w:vAlign w:val="center"/>
          </w:tcPr>
          <w:p w14:paraId="70C688D8" w14:textId="27AA5496"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8.87</w:t>
            </w:r>
            <w:r>
              <w:rPr>
                <w:rFonts w:ascii="Times New Roman" w:hAnsi="Times New Roman" w:cs="Times New Roman" w:hint="eastAsia"/>
                <w:spacing w:val="-2"/>
                <w:lang w:eastAsia="zh-CN"/>
              </w:rPr>
              <w:t>3</w:t>
            </w:r>
          </w:p>
        </w:tc>
        <w:tc>
          <w:tcPr>
            <w:tcW w:w="1275" w:type="dxa"/>
            <w:vAlign w:val="center"/>
          </w:tcPr>
          <w:p w14:paraId="0B7CBB49" w14:textId="7D64FA82"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1.01</w:t>
            </w:r>
            <w:r>
              <w:rPr>
                <w:rFonts w:ascii="Times New Roman" w:hAnsi="Times New Roman" w:cs="Times New Roman" w:hint="eastAsia"/>
                <w:spacing w:val="-2"/>
                <w:lang w:eastAsia="zh-CN"/>
              </w:rPr>
              <w:t>4</w:t>
            </w:r>
          </w:p>
        </w:tc>
        <w:tc>
          <w:tcPr>
            <w:tcW w:w="2335" w:type="dxa"/>
            <w:vAlign w:val="center"/>
          </w:tcPr>
          <w:p w14:paraId="4B2999E3" w14:textId="269D9259"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1.130</w:t>
            </w:r>
          </w:p>
        </w:tc>
      </w:tr>
      <w:tr w:rsidR="00EA5691" w14:paraId="738D821E" w14:textId="77777777" w:rsidTr="00EA5691">
        <w:trPr>
          <w:trHeight w:val="488"/>
          <w:jc w:val="center"/>
        </w:trPr>
        <w:tc>
          <w:tcPr>
            <w:tcW w:w="1287" w:type="dxa"/>
            <w:vAlign w:val="center"/>
          </w:tcPr>
          <w:p w14:paraId="7CAC36E4" w14:textId="28DBA2F1" w:rsidR="00EA5691" w:rsidRDefault="003D0B64" w:rsidP="00EA5691">
            <w:pPr>
              <w:spacing w:before="77" w:line="194" w:lineRule="auto"/>
              <w:jc w:val="center"/>
              <w:outlineLvl w:val="3"/>
              <w:rPr>
                <w:rFonts w:ascii="Times New Roman" w:hAnsi="Times New Roman" w:cs="Times New Roman"/>
                <w:spacing w:val="-2"/>
                <w:lang w:eastAsia="zh-CN"/>
              </w:rPr>
            </w:pPr>
            <w:r>
              <w:rPr>
                <w:rFonts w:ascii="Times New Roman" w:eastAsiaTheme="minorEastAsia" w:hAnsi="Times New Roman" w:cs="Times New Roman" w:hint="eastAsia"/>
                <w:spacing w:val="-2"/>
                <w:lang w:eastAsia="zh-CN"/>
              </w:rPr>
              <w:t>B</w:t>
            </w:r>
            <w:r w:rsidR="00EA5691">
              <w:rPr>
                <w:rFonts w:ascii="Times New Roman" w:hAnsi="Times New Roman" w:cs="Times New Roman" w:hint="eastAsia"/>
                <w:spacing w:val="-2"/>
                <w:lang w:eastAsia="zh-CN"/>
              </w:rPr>
              <w:t>3</w:t>
            </w:r>
          </w:p>
        </w:tc>
        <w:tc>
          <w:tcPr>
            <w:tcW w:w="2013" w:type="dxa"/>
            <w:gridSpan w:val="2"/>
            <w:vAlign w:val="center"/>
          </w:tcPr>
          <w:p w14:paraId="75C2C0B6" w14:textId="4C7BC3CD"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8.8</w:t>
            </w:r>
            <w:r>
              <w:rPr>
                <w:rFonts w:ascii="Times New Roman" w:hAnsi="Times New Roman" w:cs="Times New Roman" w:hint="eastAsia"/>
                <w:spacing w:val="-2"/>
                <w:lang w:eastAsia="zh-CN"/>
              </w:rPr>
              <w:t>20</w:t>
            </w:r>
          </w:p>
        </w:tc>
        <w:tc>
          <w:tcPr>
            <w:tcW w:w="1275" w:type="dxa"/>
            <w:vAlign w:val="center"/>
          </w:tcPr>
          <w:p w14:paraId="4B67F7EF" w14:textId="25EB469D"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2.04</w:t>
            </w:r>
            <w:r>
              <w:rPr>
                <w:rFonts w:ascii="Times New Roman" w:hAnsi="Times New Roman" w:cs="Times New Roman" w:hint="eastAsia"/>
                <w:spacing w:val="-2"/>
                <w:lang w:eastAsia="zh-CN"/>
              </w:rPr>
              <w:t>7</w:t>
            </w:r>
          </w:p>
        </w:tc>
        <w:tc>
          <w:tcPr>
            <w:tcW w:w="2335" w:type="dxa"/>
            <w:vAlign w:val="center"/>
          </w:tcPr>
          <w:p w14:paraId="6E9F625D" w14:textId="06041B61"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1.123</w:t>
            </w:r>
          </w:p>
        </w:tc>
      </w:tr>
      <w:tr w:rsidR="00EA5691" w14:paraId="30EBE795" w14:textId="77777777" w:rsidTr="00EA5691">
        <w:trPr>
          <w:trHeight w:val="488"/>
          <w:jc w:val="center"/>
        </w:trPr>
        <w:tc>
          <w:tcPr>
            <w:tcW w:w="1287" w:type="dxa"/>
            <w:vAlign w:val="center"/>
          </w:tcPr>
          <w:p w14:paraId="5D1E9EEA" w14:textId="70A1A6C2" w:rsidR="00EA5691" w:rsidRPr="003D0B64" w:rsidRDefault="003D0B64" w:rsidP="00EA5691">
            <w:pPr>
              <w:spacing w:before="77" w:line="194" w:lineRule="auto"/>
              <w:jc w:val="center"/>
              <w:outlineLvl w:val="3"/>
              <w:rPr>
                <w:rFonts w:ascii="Times New Roman" w:eastAsiaTheme="minorEastAsia" w:hAnsi="Times New Roman" w:cs="Times New Roman"/>
                <w:spacing w:val="-2"/>
                <w:lang w:eastAsia="zh-CN"/>
              </w:rPr>
            </w:pPr>
            <w:r>
              <w:rPr>
                <w:rFonts w:ascii="Times New Roman" w:eastAsiaTheme="minorEastAsia" w:hAnsi="Times New Roman" w:cs="Times New Roman" w:hint="eastAsia"/>
                <w:spacing w:val="-2"/>
                <w:lang w:eastAsia="zh-CN"/>
              </w:rPr>
              <w:t>B</w:t>
            </w:r>
            <w:r w:rsidR="00EA5691">
              <w:rPr>
                <w:rFonts w:ascii="Times New Roman" w:hAnsi="Times New Roman" w:cs="Times New Roman" w:hint="eastAsia"/>
                <w:spacing w:val="-2"/>
                <w:lang w:eastAsia="zh-CN"/>
              </w:rPr>
              <w:t>4</w:t>
            </w:r>
          </w:p>
        </w:tc>
        <w:tc>
          <w:tcPr>
            <w:tcW w:w="2013" w:type="dxa"/>
            <w:gridSpan w:val="2"/>
            <w:vAlign w:val="center"/>
          </w:tcPr>
          <w:p w14:paraId="7AC36872" w14:textId="431369FC"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10.45</w:t>
            </w:r>
            <w:r>
              <w:rPr>
                <w:rFonts w:ascii="Times New Roman" w:hAnsi="Times New Roman" w:cs="Times New Roman" w:hint="eastAsia"/>
                <w:spacing w:val="-2"/>
                <w:lang w:eastAsia="zh-CN"/>
              </w:rPr>
              <w:t>5</w:t>
            </w:r>
          </w:p>
        </w:tc>
        <w:tc>
          <w:tcPr>
            <w:tcW w:w="1275" w:type="dxa"/>
            <w:vAlign w:val="center"/>
          </w:tcPr>
          <w:p w14:paraId="358ADDC4" w14:textId="4E00B267"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1.77</w:t>
            </w:r>
            <w:r>
              <w:rPr>
                <w:rFonts w:ascii="Times New Roman" w:hAnsi="Times New Roman" w:cs="Times New Roman" w:hint="eastAsia"/>
                <w:spacing w:val="-2"/>
                <w:lang w:eastAsia="zh-CN"/>
              </w:rPr>
              <w:t>3</w:t>
            </w:r>
          </w:p>
        </w:tc>
        <w:tc>
          <w:tcPr>
            <w:tcW w:w="2335" w:type="dxa"/>
            <w:vAlign w:val="center"/>
          </w:tcPr>
          <w:p w14:paraId="2B6A87E3" w14:textId="669B10CF"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1.331</w:t>
            </w:r>
          </w:p>
        </w:tc>
      </w:tr>
      <w:tr w:rsidR="00EA5691" w14:paraId="0CD47095" w14:textId="77777777" w:rsidTr="00EA5691">
        <w:trPr>
          <w:trHeight w:val="488"/>
          <w:jc w:val="center"/>
        </w:trPr>
        <w:tc>
          <w:tcPr>
            <w:tcW w:w="1287" w:type="dxa"/>
            <w:vAlign w:val="center"/>
          </w:tcPr>
          <w:p w14:paraId="6F14ED4F" w14:textId="0487616F" w:rsidR="00EA5691" w:rsidRDefault="003D0B64" w:rsidP="00EA5691">
            <w:pPr>
              <w:spacing w:before="77" w:line="194" w:lineRule="auto"/>
              <w:jc w:val="center"/>
              <w:outlineLvl w:val="3"/>
              <w:rPr>
                <w:rFonts w:ascii="Times New Roman" w:hAnsi="Times New Roman" w:cs="Times New Roman"/>
                <w:spacing w:val="-2"/>
                <w:lang w:eastAsia="zh-CN"/>
              </w:rPr>
            </w:pPr>
            <w:r>
              <w:rPr>
                <w:rFonts w:ascii="Times New Roman" w:eastAsiaTheme="minorEastAsia" w:hAnsi="Times New Roman" w:cs="Times New Roman" w:hint="eastAsia"/>
                <w:spacing w:val="-2"/>
                <w:lang w:eastAsia="zh-CN"/>
              </w:rPr>
              <w:t>B</w:t>
            </w:r>
            <w:r w:rsidR="00EA5691">
              <w:rPr>
                <w:rFonts w:ascii="Times New Roman" w:hAnsi="Times New Roman" w:cs="Times New Roman" w:hint="eastAsia"/>
                <w:spacing w:val="-2"/>
                <w:lang w:eastAsia="zh-CN"/>
              </w:rPr>
              <w:t>5</w:t>
            </w:r>
          </w:p>
        </w:tc>
        <w:tc>
          <w:tcPr>
            <w:tcW w:w="2013" w:type="dxa"/>
            <w:gridSpan w:val="2"/>
            <w:vAlign w:val="center"/>
          </w:tcPr>
          <w:p w14:paraId="10E0D993" w14:textId="5AD5D292"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9.293</w:t>
            </w:r>
          </w:p>
        </w:tc>
        <w:tc>
          <w:tcPr>
            <w:tcW w:w="1275" w:type="dxa"/>
            <w:vAlign w:val="center"/>
          </w:tcPr>
          <w:p w14:paraId="1D07A935" w14:textId="0BC8EA32"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1.6</w:t>
            </w:r>
            <w:r>
              <w:rPr>
                <w:rFonts w:ascii="Times New Roman" w:hAnsi="Times New Roman" w:cs="Times New Roman" w:hint="eastAsia"/>
                <w:spacing w:val="-2"/>
                <w:lang w:eastAsia="zh-CN"/>
              </w:rPr>
              <w:t>10</w:t>
            </w:r>
          </w:p>
        </w:tc>
        <w:tc>
          <w:tcPr>
            <w:tcW w:w="2335" w:type="dxa"/>
            <w:vAlign w:val="center"/>
          </w:tcPr>
          <w:p w14:paraId="49F310B3" w14:textId="65E0B45B"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1.183</w:t>
            </w:r>
          </w:p>
        </w:tc>
      </w:tr>
      <w:tr w:rsidR="00EA5691" w14:paraId="0D475F5A" w14:textId="77777777" w:rsidTr="00EA5691">
        <w:trPr>
          <w:trHeight w:val="488"/>
          <w:jc w:val="center"/>
        </w:trPr>
        <w:tc>
          <w:tcPr>
            <w:tcW w:w="1287" w:type="dxa"/>
            <w:vAlign w:val="center"/>
          </w:tcPr>
          <w:p w14:paraId="00128099" w14:textId="58B183AA" w:rsidR="00EA5691" w:rsidRDefault="003D0B64" w:rsidP="00EA5691">
            <w:pPr>
              <w:spacing w:before="77" w:line="194" w:lineRule="auto"/>
              <w:jc w:val="center"/>
              <w:outlineLvl w:val="3"/>
              <w:rPr>
                <w:rFonts w:ascii="Times New Roman" w:hAnsi="Times New Roman" w:cs="Times New Roman"/>
                <w:spacing w:val="-2"/>
                <w:lang w:eastAsia="zh-CN"/>
              </w:rPr>
            </w:pPr>
            <w:r>
              <w:rPr>
                <w:rFonts w:ascii="Times New Roman" w:eastAsiaTheme="minorEastAsia" w:hAnsi="Times New Roman" w:cs="Times New Roman" w:hint="eastAsia"/>
                <w:spacing w:val="-2"/>
                <w:lang w:eastAsia="zh-CN"/>
              </w:rPr>
              <w:t>B</w:t>
            </w:r>
            <w:r w:rsidR="00EA5691">
              <w:rPr>
                <w:rFonts w:ascii="Times New Roman" w:hAnsi="Times New Roman" w:cs="Times New Roman" w:hint="eastAsia"/>
                <w:spacing w:val="-2"/>
                <w:lang w:eastAsia="zh-CN"/>
              </w:rPr>
              <w:t>6</w:t>
            </w:r>
          </w:p>
        </w:tc>
        <w:tc>
          <w:tcPr>
            <w:tcW w:w="2013" w:type="dxa"/>
            <w:gridSpan w:val="2"/>
            <w:vAlign w:val="center"/>
          </w:tcPr>
          <w:p w14:paraId="60DC263A" w14:textId="57FC05B3"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10.64</w:t>
            </w:r>
            <w:r>
              <w:rPr>
                <w:rFonts w:ascii="Times New Roman" w:hAnsi="Times New Roman" w:cs="Times New Roman" w:hint="eastAsia"/>
                <w:spacing w:val="-2"/>
                <w:lang w:eastAsia="zh-CN"/>
              </w:rPr>
              <w:t>5</w:t>
            </w:r>
          </w:p>
        </w:tc>
        <w:tc>
          <w:tcPr>
            <w:tcW w:w="1275" w:type="dxa"/>
            <w:vAlign w:val="center"/>
          </w:tcPr>
          <w:p w14:paraId="78B36532" w14:textId="35CD2C4C"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0.82</w:t>
            </w:r>
            <w:r>
              <w:rPr>
                <w:rFonts w:ascii="Times New Roman" w:hAnsi="Times New Roman" w:cs="Times New Roman" w:hint="eastAsia"/>
                <w:spacing w:val="-2"/>
                <w:lang w:eastAsia="zh-CN"/>
              </w:rPr>
              <w:t>6</w:t>
            </w:r>
          </w:p>
        </w:tc>
        <w:tc>
          <w:tcPr>
            <w:tcW w:w="2335" w:type="dxa"/>
            <w:vAlign w:val="center"/>
          </w:tcPr>
          <w:p w14:paraId="153E2CBF" w14:textId="7873FB1F"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1.355</w:t>
            </w:r>
          </w:p>
        </w:tc>
      </w:tr>
      <w:tr w:rsidR="00EA5691" w14:paraId="4C15CB25" w14:textId="77777777" w:rsidTr="00EA5691">
        <w:trPr>
          <w:trHeight w:val="488"/>
          <w:jc w:val="center"/>
        </w:trPr>
        <w:tc>
          <w:tcPr>
            <w:tcW w:w="1287" w:type="dxa"/>
            <w:vAlign w:val="center"/>
          </w:tcPr>
          <w:p w14:paraId="42864DAE" w14:textId="2D14EE45" w:rsidR="00EA5691" w:rsidRDefault="003D0B64" w:rsidP="00EA5691">
            <w:pPr>
              <w:spacing w:before="77" w:line="194" w:lineRule="auto"/>
              <w:jc w:val="center"/>
              <w:outlineLvl w:val="3"/>
              <w:rPr>
                <w:rFonts w:ascii="Times New Roman" w:hAnsi="Times New Roman" w:cs="Times New Roman"/>
                <w:spacing w:val="-2"/>
                <w:lang w:eastAsia="zh-CN"/>
              </w:rPr>
            </w:pPr>
            <w:r>
              <w:rPr>
                <w:rFonts w:ascii="Times New Roman" w:eastAsiaTheme="minorEastAsia" w:hAnsi="Times New Roman" w:cs="Times New Roman" w:hint="eastAsia"/>
                <w:spacing w:val="-2"/>
                <w:lang w:eastAsia="zh-CN"/>
              </w:rPr>
              <w:lastRenderedPageBreak/>
              <w:t>B</w:t>
            </w:r>
            <w:r w:rsidR="00EA5691">
              <w:rPr>
                <w:rFonts w:ascii="Times New Roman" w:hAnsi="Times New Roman" w:cs="Times New Roman" w:hint="eastAsia"/>
                <w:spacing w:val="-2"/>
                <w:lang w:eastAsia="zh-CN"/>
              </w:rPr>
              <w:t>7</w:t>
            </w:r>
          </w:p>
        </w:tc>
        <w:tc>
          <w:tcPr>
            <w:tcW w:w="2013" w:type="dxa"/>
            <w:gridSpan w:val="2"/>
            <w:vAlign w:val="center"/>
          </w:tcPr>
          <w:p w14:paraId="355EDDA9" w14:textId="7A739BFC"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10.49</w:t>
            </w:r>
            <w:r>
              <w:rPr>
                <w:rFonts w:ascii="Times New Roman" w:hAnsi="Times New Roman" w:cs="Times New Roman" w:hint="eastAsia"/>
                <w:spacing w:val="-2"/>
                <w:lang w:eastAsia="zh-CN"/>
              </w:rPr>
              <w:t>0</w:t>
            </w:r>
          </w:p>
        </w:tc>
        <w:tc>
          <w:tcPr>
            <w:tcW w:w="1275" w:type="dxa"/>
            <w:vAlign w:val="center"/>
          </w:tcPr>
          <w:p w14:paraId="136A60E2" w14:textId="1B2938ED"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1.17</w:t>
            </w:r>
            <w:r>
              <w:rPr>
                <w:rFonts w:ascii="Times New Roman" w:hAnsi="Times New Roman" w:cs="Times New Roman" w:hint="eastAsia"/>
                <w:spacing w:val="-2"/>
                <w:lang w:eastAsia="zh-CN"/>
              </w:rPr>
              <w:t>6</w:t>
            </w:r>
          </w:p>
        </w:tc>
        <w:tc>
          <w:tcPr>
            <w:tcW w:w="2335" w:type="dxa"/>
            <w:vAlign w:val="center"/>
          </w:tcPr>
          <w:p w14:paraId="73137253" w14:textId="1475BBF7"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1.336</w:t>
            </w:r>
          </w:p>
        </w:tc>
      </w:tr>
      <w:tr w:rsidR="00EA5691" w14:paraId="7E62C110" w14:textId="77777777" w:rsidTr="00EA5691">
        <w:trPr>
          <w:trHeight w:val="488"/>
          <w:jc w:val="center"/>
        </w:trPr>
        <w:tc>
          <w:tcPr>
            <w:tcW w:w="1287" w:type="dxa"/>
            <w:vAlign w:val="center"/>
          </w:tcPr>
          <w:p w14:paraId="2C10F613" w14:textId="17059AEB" w:rsidR="00EA5691" w:rsidRDefault="003D0B64" w:rsidP="00EA5691">
            <w:pPr>
              <w:spacing w:before="77" w:line="194" w:lineRule="auto"/>
              <w:jc w:val="center"/>
              <w:outlineLvl w:val="3"/>
              <w:rPr>
                <w:rFonts w:ascii="Times New Roman" w:hAnsi="Times New Roman" w:cs="Times New Roman"/>
                <w:spacing w:val="-2"/>
                <w:lang w:eastAsia="zh-CN"/>
              </w:rPr>
            </w:pPr>
            <w:r>
              <w:rPr>
                <w:rFonts w:ascii="Times New Roman" w:eastAsiaTheme="minorEastAsia" w:hAnsi="Times New Roman" w:cs="Times New Roman" w:hint="eastAsia"/>
                <w:spacing w:val="-2"/>
                <w:lang w:eastAsia="zh-CN"/>
              </w:rPr>
              <w:t>B</w:t>
            </w:r>
            <w:r w:rsidR="00EA5691">
              <w:rPr>
                <w:rFonts w:ascii="Times New Roman" w:hAnsi="Times New Roman" w:cs="Times New Roman" w:hint="eastAsia"/>
                <w:spacing w:val="-2"/>
                <w:lang w:eastAsia="zh-CN"/>
              </w:rPr>
              <w:t>8</w:t>
            </w:r>
          </w:p>
        </w:tc>
        <w:tc>
          <w:tcPr>
            <w:tcW w:w="2013" w:type="dxa"/>
            <w:gridSpan w:val="2"/>
            <w:vAlign w:val="center"/>
          </w:tcPr>
          <w:p w14:paraId="21BD0B6C" w14:textId="40340B55"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9.083</w:t>
            </w:r>
          </w:p>
        </w:tc>
        <w:tc>
          <w:tcPr>
            <w:tcW w:w="1275" w:type="dxa"/>
            <w:vAlign w:val="center"/>
          </w:tcPr>
          <w:p w14:paraId="6C6C03E0" w14:textId="1779A35B"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1.09</w:t>
            </w:r>
            <w:r>
              <w:rPr>
                <w:rFonts w:ascii="Times New Roman" w:hAnsi="Times New Roman" w:cs="Times New Roman" w:hint="eastAsia"/>
                <w:spacing w:val="-2"/>
                <w:lang w:eastAsia="zh-CN"/>
              </w:rPr>
              <w:t>1</w:t>
            </w:r>
          </w:p>
        </w:tc>
        <w:tc>
          <w:tcPr>
            <w:tcW w:w="2335" w:type="dxa"/>
            <w:vAlign w:val="center"/>
          </w:tcPr>
          <w:p w14:paraId="06DD99D2" w14:textId="03B8B532"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1.157</w:t>
            </w:r>
          </w:p>
        </w:tc>
      </w:tr>
      <w:tr w:rsidR="00EA5691" w14:paraId="4E0596D9" w14:textId="77777777" w:rsidTr="00EA5691">
        <w:trPr>
          <w:trHeight w:val="488"/>
          <w:jc w:val="center"/>
        </w:trPr>
        <w:tc>
          <w:tcPr>
            <w:tcW w:w="1287" w:type="dxa"/>
            <w:vAlign w:val="center"/>
          </w:tcPr>
          <w:p w14:paraId="0F7FCABF" w14:textId="4D14F8A5" w:rsidR="00EA5691" w:rsidRDefault="003D0B64" w:rsidP="00EA5691">
            <w:pPr>
              <w:spacing w:before="77" w:line="194" w:lineRule="auto"/>
              <w:jc w:val="center"/>
              <w:outlineLvl w:val="3"/>
              <w:rPr>
                <w:rFonts w:ascii="Times New Roman" w:hAnsi="Times New Roman" w:cs="Times New Roman"/>
                <w:spacing w:val="-2"/>
                <w:lang w:eastAsia="zh-CN"/>
              </w:rPr>
            </w:pPr>
            <w:r>
              <w:rPr>
                <w:rFonts w:ascii="Times New Roman" w:eastAsiaTheme="minorEastAsia" w:hAnsi="Times New Roman" w:cs="Times New Roman" w:hint="eastAsia"/>
                <w:spacing w:val="-2"/>
                <w:lang w:eastAsia="zh-CN"/>
              </w:rPr>
              <w:t>B</w:t>
            </w:r>
            <w:r w:rsidR="00EA5691">
              <w:rPr>
                <w:rFonts w:ascii="Times New Roman" w:hAnsi="Times New Roman" w:cs="Times New Roman" w:hint="eastAsia"/>
                <w:spacing w:val="-2"/>
                <w:lang w:eastAsia="zh-CN"/>
              </w:rPr>
              <w:t>9</w:t>
            </w:r>
          </w:p>
        </w:tc>
        <w:tc>
          <w:tcPr>
            <w:tcW w:w="2013" w:type="dxa"/>
            <w:gridSpan w:val="2"/>
            <w:vAlign w:val="center"/>
          </w:tcPr>
          <w:p w14:paraId="3491B2FE" w14:textId="27A38E3A"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8.71</w:t>
            </w:r>
            <w:r>
              <w:rPr>
                <w:rFonts w:ascii="Times New Roman" w:hAnsi="Times New Roman" w:cs="Times New Roman" w:hint="eastAsia"/>
                <w:spacing w:val="-2"/>
                <w:lang w:eastAsia="zh-CN"/>
              </w:rPr>
              <w:t>2</w:t>
            </w:r>
          </w:p>
        </w:tc>
        <w:tc>
          <w:tcPr>
            <w:tcW w:w="1275" w:type="dxa"/>
            <w:vAlign w:val="center"/>
          </w:tcPr>
          <w:p w14:paraId="548C7730" w14:textId="307CA9EF"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1.022</w:t>
            </w:r>
          </w:p>
        </w:tc>
        <w:tc>
          <w:tcPr>
            <w:tcW w:w="2335" w:type="dxa"/>
            <w:vAlign w:val="center"/>
          </w:tcPr>
          <w:p w14:paraId="2BC56021" w14:textId="600BF70F"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1.109</w:t>
            </w:r>
          </w:p>
        </w:tc>
      </w:tr>
      <w:tr w:rsidR="00EA5691" w14:paraId="31B04D3E" w14:textId="77777777" w:rsidTr="00EA5691">
        <w:trPr>
          <w:trHeight w:val="488"/>
          <w:jc w:val="center"/>
        </w:trPr>
        <w:tc>
          <w:tcPr>
            <w:tcW w:w="1287" w:type="dxa"/>
            <w:vAlign w:val="center"/>
          </w:tcPr>
          <w:p w14:paraId="7FE15CFE" w14:textId="3893B286" w:rsidR="00EA5691" w:rsidRDefault="003D0B64" w:rsidP="00EA5691">
            <w:pPr>
              <w:spacing w:before="77" w:line="194" w:lineRule="auto"/>
              <w:jc w:val="center"/>
              <w:outlineLvl w:val="3"/>
              <w:rPr>
                <w:rFonts w:ascii="Times New Roman" w:hAnsi="Times New Roman" w:cs="Times New Roman"/>
                <w:spacing w:val="-2"/>
                <w:lang w:eastAsia="zh-CN"/>
              </w:rPr>
            </w:pPr>
            <w:r>
              <w:rPr>
                <w:rFonts w:ascii="Times New Roman" w:eastAsiaTheme="minorEastAsia" w:hAnsi="Times New Roman" w:cs="Times New Roman" w:hint="eastAsia"/>
                <w:spacing w:val="-2"/>
                <w:lang w:eastAsia="zh-CN"/>
              </w:rPr>
              <w:t>B</w:t>
            </w:r>
            <w:r w:rsidR="00EA5691">
              <w:rPr>
                <w:rFonts w:ascii="Times New Roman" w:hAnsi="Times New Roman" w:cs="Times New Roman" w:hint="eastAsia"/>
                <w:spacing w:val="-2"/>
                <w:lang w:eastAsia="zh-CN"/>
              </w:rPr>
              <w:t>10</w:t>
            </w:r>
          </w:p>
        </w:tc>
        <w:tc>
          <w:tcPr>
            <w:tcW w:w="2013" w:type="dxa"/>
            <w:gridSpan w:val="2"/>
            <w:vAlign w:val="center"/>
          </w:tcPr>
          <w:p w14:paraId="03B98BC4" w14:textId="48941273"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9.235</w:t>
            </w:r>
          </w:p>
        </w:tc>
        <w:tc>
          <w:tcPr>
            <w:tcW w:w="1275" w:type="dxa"/>
            <w:vAlign w:val="center"/>
          </w:tcPr>
          <w:p w14:paraId="00338BB0" w14:textId="3990016D"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0.811</w:t>
            </w:r>
          </w:p>
        </w:tc>
        <w:tc>
          <w:tcPr>
            <w:tcW w:w="2335" w:type="dxa"/>
            <w:vAlign w:val="center"/>
          </w:tcPr>
          <w:p w14:paraId="54829C3A" w14:textId="4611E79F"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1.176</w:t>
            </w:r>
          </w:p>
        </w:tc>
      </w:tr>
    </w:tbl>
    <w:p w14:paraId="0A7688CC" w14:textId="47300E6F" w:rsidR="003E784D" w:rsidRDefault="003E784D" w:rsidP="006E4601">
      <w:pPr>
        <w:pStyle w:val="a3"/>
        <w:spacing w:before="37" w:line="274" w:lineRule="auto"/>
        <w:ind w:left="21" w:right="328" w:firstLine="420"/>
        <w:jc w:val="both"/>
        <w:rPr>
          <w:rFonts w:ascii="Times New Roman" w:hAnsi="Times New Roman" w:cs="Times New Roman"/>
          <w:spacing w:val="-2"/>
          <w:sz w:val="21"/>
          <w:szCs w:val="21"/>
          <w:lang w:eastAsia="zh-CN"/>
        </w:rPr>
      </w:pPr>
      <w:r w:rsidRPr="003E784D">
        <w:rPr>
          <w:rFonts w:ascii="Times New Roman" w:hAnsi="Times New Roman" w:cs="Times New Roman"/>
          <w:spacing w:val="-2"/>
          <w:sz w:val="21"/>
          <w:szCs w:val="21"/>
          <w:lang w:eastAsia="zh-CN"/>
        </w:rPr>
        <w:t>以</w:t>
      </w:r>
      <w:r w:rsidRPr="003E784D">
        <w:rPr>
          <w:rFonts w:ascii="Times New Roman" w:hAnsi="Times New Roman" w:cs="Times New Roman"/>
          <w:spacing w:val="-2"/>
          <w:sz w:val="21"/>
          <w:szCs w:val="21"/>
          <w:lang w:eastAsia="zh-CN"/>
        </w:rPr>
        <w:t>B7</w:t>
      </w:r>
      <w:r w:rsidRPr="003E784D">
        <w:rPr>
          <w:rFonts w:ascii="Times New Roman" w:hAnsi="Times New Roman" w:cs="Times New Roman"/>
          <w:spacing w:val="-2"/>
          <w:sz w:val="21"/>
          <w:szCs w:val="21"/>
          <w:lang w:eastAsia="zh-CN"/>
        </w:rPr>
        <w:t>试件为例，其荷载</w:t>
      </w:r>
      <w:r>
        <w:rPr>
          <w:rFonts w:ascii="Times New Roman" w:hAnsi="Times New Roman" w:cs="Times New Roman" w:hint="eastAsia"/>
          <w:spacing w:val="-2"/>
          <w:sz w:val="21"/>
          <w:szCs w:val="21"/>
          <w:lang w:eastAsia="zh-CN"/>
        </w:rPr>
        <w:t>—时间和荷载—位移</w:t>
      </w:r>
      <w:r w:rsidRPr="003E784D">
        <w:rPr>
          <w:rFonts w:ascii="Times New Roman" w:hAnsi="Times New Roman" w:cs="Times New Roman"/>
          <w:spacing w:val="-2"/>
          <w:sz w:val="21"/>
          <w:szCs w:val="21"/>
          <w:lang w:eastAsia="zh-CN"/>
        </w:rPr>
        <w:t>如图</w:t>
      </w:r>
      <w:r>
        <w:rPr>
          <w:rFonts w:ascii="Times New Roman" w:hAnsi="Times New Roman" w:cs="Times New Roman" w:hint="eastAsia"/>
          <w:spacing w:val="-2"/>
          <w:sz w:val="21"/>
          <w:szCs w:val="21"/>
          <w:lang w:eastAsia="zh-CN"/>
        </w:rPr>
        <w:t>3</w:t>
      </w:r>
      <w:r w:rsidRPr="003E784D">
        <w:rPr>
          <w:rFonts w:ascii="Times New Roman" w:hAnsi="Times New Roman" w:cs="Times New Roman"/>
          <w:spacing w:val="-2"/>
          <w:sz w:val="21"/>
          <w:szCs w:val="21"/>
          <w:lang w:eastAsia="zh-CN"/>
        </w:rPr>
        <w:t>所示。随着加载过程持续进行，荷载总体呈逐渐增加趋势，并于</w:t>
      </w:r>
      <w:r w:rsidRPr="003E784D">
        <w:rPr>
          <w:rFonts w:ascii="Times New Roman" w:hAnsi="Times New Roman" w:cs="Times New Roman"/>
          <w:spacing w:val="-2"/>
          <w:sz w:val="21"/>
          <w:szCs w:val="21"/>
          <w:lang w:eastAsia="zh-CN"/>
        </w:rPr>
        <w:t xml:space="preserve"> 202.05 s </w:t>
      </w:r>
      <w:r w:rsidRPr="003E784D">
        <w:rPr>
          <w:rFonts w:ascii="Times New Roman" w:hAnsi="Times New Roman" w:cs="Times New Roman"/>
          <w:spacing w:val="-2"/>
          <w:sz w:val="21"/>
          <w:szCs w:val="21"/>
          <w:lang w:eastAsia="zh-CN"/>
        </w:rPr>
        <w:t>达到峰值荷载</w:t>
      </w:r>
      <w:r w:rsidRPr="003E784D">
        <w:rPr>
          <w:rFonts w:ascii="Times New Roman" w:hAnsi="Times New Roman" w:cs="Times New Roman"/>
          <w:spacing w:val="-2"/>
          <w:sz w:val="21"/>
          <w:szCs w:val="21"/>
          <w:lang w:eastAsia="zh-CN"/>
        </w:rPr>
        <w:t xml:space="preserve"> 10.49 kN</w:t>
      </w:r>
      <w:r w:rsidRPr="003E784D">
        <w:rPr>
          <w:rFonts w:ascii="Times New Roman" w:hAnsi="Times New Roman" w:cs="Times New Roman"/>
          <w:spacing w:val="-2"/>
          <w:sz w:val="21"/>
          <w:szCs w:val="21"/>
          <w:lang w:eastAsia="zh-CN"/>
        </w:rPr>
        <w:t>，对应加载点位移约为</w:t>
      </w:r>
      <w:r w:rsidRPr="003E784D">
        <w:rPr>
          <w:rFonts w:ascii="Times New Roman" w:hAnsi="Times New Roman" w:cs="Times New Roman"/>
          <w:spacing w:val="-2"/>
          <w:sz w:val="21"/>
          <w:szCs w:val="21"/>
          <w:lang w:eastAsia="zh-CN"/>
        </w:rPr>
        <w:t xml:space="preserve"> 1.18 mm</w:t>
      </w:r>
      <w:r w:rsidRPr="003E784D">
        <w:rPr>
          <w:rFonts w:ascii="Times New Roman" w:hAnsi="Times New Roman" w:cs="Times New Roman"/>
          <w:spacing w:val="-2"/>
          <w:sz w:val="21"/>
          <w:szCs w:val="21"/>
          <w:lang w:eastAsia="zh-CN"/>
        </w:rPr>
        <w:t>。达到峰值后荷载迅速下降，表明试件整体承载能力发生明显退化并进入失稳破坏阶段。为进一步表征裂纹形成及扩展过程，采用</w:t>
      </w:r>
      <w:r w:rsidRPr="003E784D">
        <w:rPr>
          <w:rFonts w:ascii="Times New Roman" w:hAnsi="Times New Roman" w:cs="Times New Roman"/>
          <w:spacing w:val="-2"/>
          <w:sz w:val="21"/>
          <w:szCs w:val="21"/>
          <w:lang w:eastAsia="zh-CN"/>
        </w:rPr>
        <w:t>DIC</w:t>
      </w:r>
      <w:r w:rsidRPr="003E784D">
        <w:rPr>
          <w:rFonts w:ascii="Times New Roman" w:hAnsi="Times New Roman" w:cs="Times New Roman"/>
          <w:spacing w:val="-2"/>
          <w:sz w:val="21"/>
          <w:szCs w:val="21"/>
          <w:lang w:eastAsia="zh-CN"/>
        </w:rPr>
        <w:t>方法对试件表面应变场进行观测</w:t>
      </w:r>
      <w:r w:rsidR="00B70299">
        <w:rPr>
          <w:rFonts w:ascii="Times New Roman" w:hAnsi="Times New Roman" w:cs="Times New Roman" w:hint="eastAsia"/>
          <w:spacing w:val="-2"/>
          <w:sz w:val="21"/>
          <w:szCs w:val="21"/>
          <w:lang w:eastAsia="zh-CN"/>
        </w:rPr>
        <w:t>如图</w:t>
      </w:r>
      <w:r w:rsidR="00B70299">
        <w:rPr>
          <w:rFonts w:ascii="Times New Roman" w:hAnsi="Times New Roman" w:cs="Times New Roman" w:hint="eastAsia"/>
          <w:spacing w:val="-2"/>
          <w:sz w:val="21"/>
          <w:szCs w:val="21"/>
          <w:lang w:eastAsia="zh-CN"/>
        </w:rPr>
        <w:t>4</w:t>
      </w:r>
      <w:r>
        <w:rPr>
          <w:rFonts w:ascii="Times New Roman" w:hAnsi="Times New Roman" w:cs="Times New Roman" w:hint="eastAsia"/>
          <w:spacing w:val="-2"/>
          <w:sz w:val="21"/>
          <w:szCs w:val="21"/>
          <w:lang w:eastAsia="zh-CN"/>
        </w:rPr>
        <w:t>，本文</w:t>
      </w:r>
      <w:r w:rsidRPr="003E784D">
        <w:rPr>
          <w:rFonts w:ascii="Times New Roman" w:hAnsi="Times New Roman" w:cs="Times New Roman"/>
          <w:spacing w:val="-2"/>
          <w:sz w:val="21"/>
          <w:szCs w:val="21"/>
          <w:lang w:eastAsia="zh-CN"/>
        </w:rPr>
        <w:t>针对峰前中后期至失稳破坏阶段</w:t>
      </w:r>
      <w:r>
        <w:rPr>
          <w:rFonts w:ascii="Times New Roman" w:hAnsi="Times New Roman" w:cs="Times New Roman" w:hint="eastAsia"/>
          <w:spacing w:val="-2"/>
          <w:sz w:val="21"/>
          <w:szCs w:val="21"/>
          <w:lang w:eastAsia="zh-CN"/>
        </w:rPr>
        <w:t>，</w:t>
      </w:r>
      <w:r w:rsidRPr="003E784D">
        <w:rPr>
          <w:rFonts w:ascii="Times New Roman" w:hAnsi="Times New Roman" w:cs="Times New Roman"/>
          <w:spacing w:val="-2"/>
          <w:sz w:val="21"/>
          <w:szCs w:val="21"/>
          <w:lang w:eastAsia="zh-CN"/>
        </w:rPr>
        <w:t>重点分析</w:t>
      </w:r>
      <w:r w:rsidRPr="003E784D">
        <w:rPr>
          <w:rFonts w:ascii="Times New Roman" w:hAnsi="Times New Roman" w:cs="Times New Roman"/>
          <w:spacing w:val="-2"/>
          <w:sz w:val="21"/>
          <w:szCs w:val="21"/>
          <w:lang w:eastAsia="zh-CN"/>
        </w:rPr>
        <w:t>DIC</w:t>
      </w:r>
      <w:r w:rsidRPr="003E784D">
        <w:rPr>
          <w:rFonts w:ascii="Times New Roman" w:hAnsi="Times New Roman" w:cs="Times New Roman"/>
          <w:spacing w:val="-2"/>
          <w:sz w:val="21"/>
          <w:szCs w:val="21"/>
          <w:lang w:eastAsia="zh-CN"/>
        </w:rPr>
        <w:t>有效观测区间内的应变局部化演化过程。</w:t>
      </w:r>
    </w:p>
    <w:p w14:paraId="36DEA61C" w14:textId="38984CC8" w:rsidR="003E784D" w:rsidRDefault="003E784D" w:rsidP="003E784D">
      <w:pPr>
        <w:pStyle w:val="a3"/>
        <w:spacing w:before="37" w:line="274" w:lineRule="auto"/>
        <w:ind w:right="328"/>
        <w:jc w:val="center"/>
        <w:rPr>
          <w:rFonts w:ascii="Times New Roman" w:hAnsi="Times New Roman" w:cs="Times New Roman"/>
          <w:spacing w:val="-2"/>
          <w:sz w:val="21"/>
          <w:szCs w:val="21"/>
          <w:lang w:eastAsia="zh-CN"/>
        </w:rPr>
      </w:pPr>
      <w:r w:rsidRPr="003E784D">
        <w:rPr>
          <w:rFonts w:ascii="Times New Roman" w:hAnsi="Times New Roman" w:cs="Times New Roman"/>
          <w:noProof/>
          <w:spacing w:val="-2"/>
          <w:sz w:val="21"/>
          <w:szCs w:val="21"/>
          <w:lang w:eastAsia="zh-CN"/>
        </w:rPr>
        <w:drawing>
          <wp:inline distT="0" distB="0" distL="0" distR="0" wp14:anchorId="45C678AF" wp14:editId="6A9C0790">
            <wp:extent cx="5274945" cy="2292985"/>
            <wp:effectExtent l="0" t="0" r="190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945" cy="2292985"/>
                    </a:xfrm>
                    <a:prstGeom prst="rect">
                      <a:avLst/>
                    </a:prstGeom>
                  </pic:spPr>
                </pic:pic>
              </a:graphicData>
            </a:graphic>
          </wp:inline>
        </w:drawing>
      </w:r>
    </w:p>
    <w:p w14:paraId="724139E6" w14:textId="2636A773" w:rsidR="0014569B" w:rsidRDefault="003E784D" w:rsidP="00B70299">
      <w:pPr>
        <w:pStyle w:val="a3"/>
        <w:spacing w:before="37" w:line="274" w:lineRule="auto"/>
        <w:ind w:right="328"/>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图</w:t>
      </w:r>
      <w:r>
        <w:rPr>
          <w:rFonts w:ascii="Times New Roman" w:hAnsi="Times New Roman" w:cs="Times New Roman" w:hint="eastAsia"/>
          <w:spacing w:val="-2"/>
          <w:sz w:val="21"/>
          <w:szCs w:val="21"/>
          <w:lang w:eastAsia="zh-CN"/>
        </w:rPr>
        <w:t>3 B7</w:t>
      </w:r>
      <w:r>
        <w:rPr>
          <w:rFonts w:ascii="Times New Roman" w:hAnsi="Times New Roman" w:cs="Times New Roman" w:hint="eastAsia"/>
          <w:spacing w:val="-2"/>
          <w:sz w:val="21"/>
          <w:szCs w:val="21"/>
          <w:lang w:eastAsia="zh-CN"/>
        </w:rPr>
        <w:t>试件荷载</w:t>
      </w:r>
      <w:r>
        <w:rPr>
          <w:rFonts w:ascii="Times New Roman" w:hAnsi="Times New Roman" w:cs="Times New Roman" w:hint="eastAsia"/>
          <w:spacing w:val="-2"/>
          <w:sz w:val="21"/>
          <w:szCs w:val="21"/>
          <w:lang w:eastAsia="zh-CN"/>
        </w:rPr>
        <w:t>-</w:t>
      </w:r>
      <w:r>
        <w:rPr>
          <w:rFonts w:ascii="Times New Roman" w:hAnsi="Times New Roman" w:cs="Times New Roman" w:hint="eastAsia"/>
          <w:spacing w:val="-2"/>
          <w:sz w:val="21"/>
          <w:szCs w:val="21"/>
          <w:lang w:eastAsia="zh-CN"/>
        </w:rPr>
        <w:t>时间及荷载</w:t>
      </w:r>
      <w:r>
        <w:rPr>
          <w:rFonts w:ascii="Times New Roman" w:hAnsi="Times New Roman" w:cs="Times New Roman" w:hint="eastAsia"/>
          <w:spacing w:val="-2"/>
          <w:sz w:val="21"/>
          <w:szCs w:val="21"/>
          <w:lang w:eastAsia="zh-CN"/>
        </w:rPr>
        <w:t>-</w:t>
      </w:r>
      <w:r>
        <w:rPr>
          <w:rFonts w:ascii="Times New Roman" w:hAnsi="Times New Roman" w:cs="Times New Roman" w:hint="eastAsia"/>
          <w:spacing w:val="-2"/>
          <w:sz w:val="21"/>
          <w:szCs w:val="21"/>
          <w:lang w:eastAsia="zh-CN"/>
        </w:rPr>
        <w:t>位移图</w:t>
      </w:r>
    </w:p>
    <w:p w14:paraId="2B91A298" w14:textId="0D17772A" w:rsidR="0014569B" w:rsidRDefault="0014569B" w:rsidP="0014569B">
      <w:pPr>
        <w:pStyle w:val="a3"/>
        <w:spacing w:before="37" w:line="274" w:lineRule="auto"/>
        <w:ind w:right="328"/>
        <w:jc w:val="center"/>
        <w:rPr>
          <w:rFonts w:ascii="Times New Roman" w:hAnsi="Times New Roman" w:cs="Times New Roman"/>
          <w:spacing w:val="-2"/>
          <w:sz w:val="21"/>
          <w:szCs w:val="21"/>
          <w:lang w:eastAsia="zh-CN"/>
        </w:rPr>
      </w:pPr>
      <w:r w:rsidRPr="0014569B">
        <w:rPr>
          <w:rFonts w:ascii="Times New Roman" w:hAnsi="Times New Roman" w:cs="Times New Roman"/>
          <w:noProof/>
          <w:spacing w:val="-2"/>
          <w:sz w:val="21"/>
          <w:szCs w:val="21"/>
          <w:lang w:eastAsia="zh-CN"/>
        </w:rPr>
        <w:drawing>
          <wp:inline distT="0" distB="0" distL="0" distR="0" wp14:anchorId="31F8E22D" wp14:editId="2791988C">
            <wp:extent cx="5274945" cy="1912620"/>
            <wp:effectExtent l="0" t="0" r="190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945" cy="1912620"/>
                    </a:xfrm>
                    <a:prstGeom prst="rect">
                      <a:avLst/>
                    </a:prstGeom>
                  </pic:spPr>
                </pic:pic>
              </a:graphicData>
            </a:graphic>
          </wp:inline>
        </w:drawing>
      </w:r>
    </w:p>
    <w:p w14:paraId="320AAA13" w14:textId="15C2072B" w:rsidR="009700D8" w:rsidRDefault="009700D8" w:rsidP="009700D8">
      <w:pPr>
        <w:pStyle w:val="a3"/>
        <w:spacing w:before="37" w:line="274" w:lineRule="auto"/>
        <w:ind w:right="328"/>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图</w:t>
      </w:r>
      <w:r>
        <w:rPr>
          <w:rFonts w:ascii="Times New Roman" w:hAnsi="Times New Roman" w:cs="Times New Roman" w:hint="eastAsia"/>
          <w:spacing w:val="-2"/>
          <w:sz w:val="21"/>
          <w:szCs w:val="21"/>
          <w:lang w:eastAsia="zh-CN"/>
        </w:rPr>
        <w:t xml:space="preserve">4 </w:t>
      </w:r>
      <w:r>
        <w:rPr>
          <w:rFonts w:ascii="Times New Roman" w:hAnsi="Times New Roman" w:cs="Times New Roman" w:hint="eastAsia"/>
          <w:spacing w:val="-2"/>
          <w:sz w:val="21"/>
          <w:szCs w:val="21"/>
          <w:lang w:eastAsia="zh-CN"/>
        </w:rPr>
        <w:t>不同阶段</w:t>
      </w:r>
      <w:r>
        <w:rPr>
          <w:rFonts w:ascii="Times New Roman" w:hAnsi="Times New Roman" w:cs="Times New Roman" w:hint="eastAsia"/>
          <w:spacing w:val="-2"/>
          <w:sz w:val="21"/>
          <w:szCs w:val="21"/>
          <w:lang w:eastAsia="zh-CN"/>
        </w:rPr>
        <w:t>DIC</w:t>
      </w:r>
      <w:r>
        <w:rPr>
          <w:rFonts w:ascii="Times New Roman" w:hAnsi="Times New Roman" w:cs="Times New Roman" w:hint="eastAsia"/>
          <w:spacing w:val="-2"/>
          <w:sz w:val="21"/>
          <w:szCs w:val="21"/>
          <w:lang w:eastAsia="zh-CN"/>
        </w:rPr>
        <w:t>应变场</w:t>
      </w:r>
    </w:p>
    <w:p w14:paraId="5B27C6B5" w14:textId="0DD9790C" w:rsidR="0014569B" w:rsidRPr="0014569B" w:rsidRDefault="0014569B" w:rsidP="00B70299">
      <w:pPr>
        <w:pStyle w:val="a3"/>
        <w:spacing w:before="37" w:line="274" w:lineRule="auto"/>
        <w:ind w:left="21" w:right="328" w:firstLine="420"/>
        <w:jc w:val="both"/>
        <w:rPr>
          <w:rFonts w:ascii="Times New Roman" w:hAnsi="Times New Roman" w:cs="Times New Roman"/>
          <w:spacing w:val="-2"/>
          <w:sz w:val="21"/>
          <w:szCs w:val="21"/>
          <w:lang w:eastAsia="zh-CN"/>
        </w:rPr>
      </w:pPr>
      <w:r w:rsidRPr="0014569B">
        <w:rPr>
          <w:rFonts w:ascii="Times New Roman" w:hAnsi="Times New Roman" w:cs="Times New Roman"/>
          <w:spacing w:val="-2"/>
          <w:sz w:val="21"/>
          <w:szCs w:val="21"/>
          <w:lang w:eastAsia="zh-CN"/>
        </w:rPr>
        <w:t>在分散变形阶段</w:t>
      </w:r>
      <w:r w:rsidR="00B70299">
        <w:rPr>
          <w:rFonts w:ascii="Times New Roman" w:hAnsi="Times New Roman" w:cs="Times New Roman" w:hint="eastAsia"/>
          <w:spacing w:val="-2"/>
          <w:sz w:val="21"/>
          <w:szCs w:val="21"/>
          <w:lang w:eastAsia="zh-CN"/>
        </w:rPr>
        <w:t>(a)</w:t>
      </w:r>
      <w:r w:rsidRPr="0014569B">
        <w:rPr>
          <w:rFonts w:ascii="Times New Roman" w:hAnsi="Times New Roman" w:cs="Times New Roman"/>
          <w:spacing w:val="-2"/>
          <w:sz w:val="21"/>
          <w:szCs w:val="21"/>
          <w:lang w:eastAsia="zh-CN"/>
        </w:rPr>
        <w:t>，试件仍处于峰前相对稳定的承载状态，</w:t>
      </w:r>
      <w:r w:rsidRPr="0014569B">
        <w:rPr>
          <w:rFonts w:ascii="Times New Roman" w:hAnsi="Times New Roman" w:cs="Times New Roman"/>
          <w:spacing w:val="-2"/>
          <w:sz w:val="21"/>
          <w:szCs w:val="21"/>
          <w:lang w:eastAsia="zh-CN"/>
        </w:rPr>
        <w:t>DIC</w:t>
      </w:r>
      <w:r w:rsidRPr="0014569B">
        <w:rPr>
          <w:rFonts w:ascii="Times New Roman" w:hAnsi="Times New Roman" w:cs="Times New Roman"/>
          <w:spacing w:val="-2"/>
          <w:sz w:val="21"/>
          <w:szCs w:val="21"/>
          <w:lang w:eastAsia="zh-CN"/>
        </w:rPr>
        <w:t>测量区域内的应变总体呈分散分布，仅在局部区域出现零散的应变集中现象，尚未形成具有明显空间连续性的高应变局部化带</w:t>
      </w:r>
      <w:r w:rsidR="00B70299">
        <w:rPr>
          <w:rFonts w:ascii="Times New Roman" w:hAnsi="Times New Roman" w:cs="Times New Roman" w:hint="eastAsia"/>
          <w:spacing w:val="-2"/>
          <w:sz w:val="21"/>
          <w:szCs w:val="21"/>
          <w:lang w:eastAsia="zh-CN"/>
        </w:rPr>
        <w:t>；</w:t>
      </w:r>
      <w:r w:rsidRPr="0014569B">
        <w:rPr>
          <w:rFonts w:ascii="Times New Roman" w:hAnsi="Times New Roman" w:cs="Times New Roman"/>
          <w:spacing w:val="-2"/>
          <w:sz w:val="21"/>
          <w:szCs w:val="21"/>
          <w:lang w:eastAsia="zh-CN"/>
        </w:rPr>
        <w:t>随着荷载进一步增加，试件进入应变局部化形成阶段</w:t>
      </w:r>
      <w:r w:rsidR="00B70299">
        <w:rPr>
          <w:rFonts w:ascii="Times New Roman" w:hAnsi="Times New Roman" w:cs="Times New Roman" w:hint="eastAsia"/>
          <w:spacing w:val="-2"/>
          <w:sz w:val="21"/>
          <w:szCs w:val="21"/>
          <w:lang w:eastAsia="zh-CN"/>
        </w:rPr>
        <w:t>(b)-(c)</w:t>
      </w:r>
      <w:r w:rsidR="00B70299">
        <w:rPr>
          <w:rFonts w:ascii="Times New Roman" w:hAnsi="Times New Roman" w:cs="Times New Roman" w:hint="eastAsia"/>
          <w:spacing w:val="-2"/>
          <w:sz w:val="21"/>
          <w:szCs w:val="21"/>
          <w:lang w:eastAsia="zh-CN"/>
        </w:rPr>
        <w:t>，</w:t>
      </w:r>
      <w:r w:rsidRPr="0014569B">
        <w:rPr>
          <w:rFonts w:ascii="Times New Roman" w:hAnsi="Times New Roman" w:cs="Times New Roman"/>
          <w:spacing w:val="-2"/>
          <w:sz w:val="21"/>
          <w:szCs w:val="21"/>
          <w:lang w:eastAsia="zh-CN"/>
        </w:rPr>
        <w:t>此时局部高应变区域逐渐增强，其空间分布由原先的零散状态向加载直径附近集中，并开始出现具有一定连续性的应变集中区域。与前一阶段相比，高应变区域的位置逐渐稳定、范围有所扩大，表明试件表面变形开始由分散状态向局部化状态转变</w:t>
      </w:r>
      <w:r w:rsidR="00B70299">
        <w:rPr>
          <w:rFonts w:ascii="Times New Roman" w:hAnsi="Times New Roman" w:cs="Times New Roman" w:hint="eastAsia"/>
          <w:spacing w:val="-2"/>
          <w:sz w:val="21"/>
          <w:szCs w:val="21"/>
          <w:lang w:eastAsia="zh-CN"/>
        </w:rPr>
        <w:t>；</w:t>
      </w:r>
      <w:r w:rsidRPr="0014569B">
        <w:rPr>
          <w:rFonts w:ascii="Times New Roman" w:hAnsi="Times New Roman" w:cs="Times New Roman"/>
          <w:spacing w:val="-2"/>
          <w:sz w:val="21"/>
          <w:szCs w:val="21"/>
          <w:lang w:eastAsia="zh-CN"/>
        </w:rPr>
        <w:t>进入局部化带</w:t>
      </w:r>
      <w:r w:rsidRPr="0014569B">
        <w:rPr>
          <w:rFonts w:ascii="Times New Roman" w:hAnsi="Times New Roman" w:cs="Times New Roman"/>
          <w:spacing w:val="-2"/>
          <w:sz w:val="21"/>
          <w:szCs w:val="21"/>
          <w:lang w:eastAsia="zh-CN"/>
        </w:rPr>
        <w:lastRenderedPageBreak/>
        <w:t>扩展阶段</w:t>
      </w:r>
      <w:r w:rsidR="00B70299">
        <w:rPr>
          <w:rFonts w:ascii="Times New Roman" w:hAnsi="Times New Roman" w:cs="Times New Roman" w:hint="eastAsia"/>
          <w:spacing w:val="-2"/>
          <w:sz w:val="21"/>
          <w:szCs w:val="21"/>
          <w:lang w:eastAsia="zh-CN"/>
        </w:rPr>
        <w:t>(d)</w:t>
      </w:r>
      <w:r w:rsidR="00B70299">
        <w:rPr>
          <w:rFonts w:ascii="Times New Roman" w:hAnsi="Times New Roman" w:cs="Times New Roman" w:hint="eastAsia"/>
          <w:spacing w:val="-2"/>
          <w:sz w:val="21"/>
          <w:szCs w:val="21"/>
          <w:lang w:eastAsia="zh-CN"/>
        </w:rPr>
        <w:t>后</w:t>
      </w:r>
      <w:r w:rsidRPr="0014569B">
        <w:rPr>
          <w:rFonts w:ascii="Times New Roman" w:hAnsi="Times New Roman" w:cs="Times New Roman"/>
          <w:spacing w:val="-2"/>
          <w:sz w:val="21"/>
          <w:szCs w:val="21"/>
          <w:lang w:eastAsia="zh-CN"/>
        </w:rPr>
        <w:t>，随着荷载继续接近峰值，高应变区域进一步增强并沿加载方向持续发展，局部化带的长度和空间连续性明显增加</w:t>
      </w:r>
      <w:r w:rsidR="00B70299">
        <w:rPr>
          <w:rFonts w:ascii="Times New Roman" w:hAnsi="Times New Roman" w:cs="Times New Roman" w:hint="eastAsia"/>
          <w:spacing w:val="-2"/>
          <w:sz w:val="21"/>
          <w:szCs w:val="21"/>
          <w:lang w:eastAsia="zh-CN"/>
        </w:rPr>
        <w:t>，</w:t>
      </w:r>
      <w:r w:rsidR="00B70299" w:rsidRPr="0014569B">
        <w:rPr>
          <w:rFonts w:ascii="Times New Roman" w:hAnsi="Times New Roman" w:cs="Times New Roman"/>
          <w:spacing w:val="-2"/>
          <w:sz w:val="21"/>
          <w:szCs w:val="21"/>
          <w:lang w:eastAsia="zh-CN"/>
        </w:rPr>
        <w:t>该阶段可以作为识别明显裂纹发展起点的重要依据</w:t>
      </w:r>
      <w:r w:rsidR="00B70299">
        <w:rPr>
          <w:rFonts w:ascii="Times New Roman" w:hAnsi="Times New Roman" w:cs="Times New Roman" w:hint="eastAsia"/>
          <w:spacing w:val="-2"/>
          <w:sz w:val="21"/>
          <w:szCs w:val="21"/>
          <w:lang w:eastAsia="zh-CN"/>
        </w:rPr>
        <w:t>；</w:t>
      </w:r>
      <w:r w:rsidRPr="0014569B">
        <w:rPr>
          <w:rFonts w:ascii="Times New Roman" w:hAnsi="Times New Roman" w:cs="Times New Roman"/>
          <w:spacing w:val="-2"/>
          <w:sz w:val="21"/>
          <w:szCs w:val="21"/>
          <w:lang w:eastAsia="zh-CN"/>
        </w:rPr>
        <w:t>当荷载达到峰值附近时，试件进入局部化带贯通及失稳破坏阶段</w:t>
      </w:r>
      <w:r w:rsidR="00B70299">
        <w:rPr>
          <w:rFonts w:ascii="Times New Roman" w:hAnsi="Times New Roman" w:cs="Times New Roman" w:hint="eastAsia"/>
          <w:spacing w:val="-2"/>
          <w:sz w:val="21"/>
          <w:szCs w:val="21"/>
          <w:lang w:eastAsia="zh-CN"/>
        </w:rPr>
        <w:t>(e)-(f)</w:t>
      </w:r>
      <w:r w:rsidR="00B70299">
        <w:rPr>
          <w:rFonts w:ascii="Times New Roman" w:hAnsi="Times New Roman" w:cs="Times New Roman" w:hint="eastAsia"/>
          <w:spacing w:val="-2"/>
          <w:sz w:val="21"/>
          <w:szCs w:val="21"/>
          <w:lang w:eastAsia="zh-CN"/>
        </w:rPr>
        <w:t>，</w:t>
      </w:r>
      <w:r w:rsidRPr="0014569B">
        <w:rPr>
          <w:rFonts w:ascii="Times New Roman" w:hAnsi="Times New Roman" w:cs="Times New Roman"/>
          <w:spacing w:val="-2"/>
          <w:sz w:val="21"/>
          <w:szCs w:val="21"/>
          <w:lang w:eastAsia="zh-CN"/>
        </w:rPr>
        <w:t>此时高应变区域迅速扩展，沿加载直径方向形成较为连续的贯通性应变局部化带，表明宏观裂纹扩展已占据主导地位。峰值荷载后，试件承载能力迅速下降，并最终形成明显的劈裂破坏。</w:t>
      </w:r>
    </w:p>
    <w:p w14:paraId="2801BC57" w14:textId="0C562DAB" w:rsidR="0014569B" w:rsidRPr="0014569B" w:rsidRDefault="00B70299" w:rsidP="00B70299">
      <w:pPr>
        <w:pStyle w:val="a3"/>
        <w:spacing w:before="37" w:line="274" w:lineRule="auto"/>
        <w:ind w:left="21" w:right="328" w:firstLine="420"/>
        <w:jc w:val="both"/>
        <w:rPr>
          <w:rFonts w:ascii="Times New Roman" w:hAnsi="Times New Roman" w:cs="Times New Roman"/>
          <w:spacing w:val="-2"/>
          <w:sz w:val="21"/>
          <w:szCs w:val="21"/>
          <w:lang w:eastAsia="zh-CN"/>
        </w:rPr>
      </w:pPr>
      <w:r w:rsidRPr="00B70299">
        <w:rPr>
          <w:rFonts w:ascii="Times New Roman" w:hAnsi="Times New Roman" w:cs="Times New Roman"/>
          <w:spacing w:val="-2"/>
          <w:sz w:val="21"/>
          <w:szCs w:val="21"/>
          <w:lang w:eastAsia="zh-CN"/>
        </w:rPr>
        <w:t>综上，</w:t>
      </w:r>
      <w:r w:rsidRPr="00B70299">
        <w:rPr>
          <w:rFonts w:ascii="Times New Roman" w:hAnsi="Times New Roman" w:cs="Times New Roman"/>
          <w:spacing w:val="-2"/>
          <w:sz w:val="21"/>
          <w:szCs w:val="21"/>
          <w:lang w:eastAsia="zh-CN"/>
        </w:rPr>
        <w:t>DIC</w:t>
      </w:r>
      <w:r w:rsidRPr="00B70299">
        <w:rPr>
          <w:rFonts w:ascii="Times New Roman" w:hAnsi="Times New Roman" w:cs="Times New Roman"/>
          <w:spacing w:val="-2"/>
          <w:sz w:val="21"/>
          <w:szCs w:val="21"/>
          <w:lang w:eastAsia="zh-CN"/>
        </w:rPr>
        <w:t>结果表明，混凝土巴西劈裂破坏并非瞬时发生，而是经历了由分散变形、应变局部化形成、局部化带持续扩展到最终贯通失稳的渐进演化过程。因此，在后续声发射</w:t>
      </w:r>
      <w:r w:rsidRPr="00B70299">
        <w:rPr>
          <w:rFonts w:ascii="Times New Roman" w:hAnsi="Times New Roman" w:cs="Times New Roman"/>
          <w:spacing w:val="-2"/>
          <w:sz w:val="21"/>
          <w:szCs w:val="21"/>
          <w:lang w:eastAsia="zh-CN"/>
        </w:rPr>
        <w:t>MFCC</w:t>
      </w:r>
      <w:r w:rsidRPr="00B70299">
        <w:rPr>
          <w:rFonts w:ascii="Times New Roman" w:hAnsi="Times New Roman" w:cs="Times New Roman"/>
          <w:spacing w:val="-2"/>
          <w:sz w:val="21"/>
          <w:szCs w:val="21"/>
          <w:lang w:eastAsia="zh-CN"/>
        </w:rPr>
        <w:t>特征分析中，将荷载响应与</w:t>
      </w:r>
      <w:r w:rsidRPr="00B70299">
        <w:rPr>
          <w:rFonts w:ascii="Times New Roman" w:hAnsi="Times New Roman" w:cs="Times New Roman"/>
          <w:spacing w:val="-2"/>
          <w:sz w:val="21"/>
          <w:szCs w:val="21"/>
          <w:lang w:eastAsia="zh-CN"/>
        </w:rPr>
        <w:t>DIC</w:t>
      </w:r>
      <w:r w:rsidRPr="00B70299">
        <w:rPr>
          <w:rFonts w:ascii="Times New Roman" w:hAnsi="Times New Roman" w:cs="Times New Roman"/>
          <w:spacing w:val="-2"/>
          <w:sz w:val="21"/>
          <w:szCs w:val="21"/>
          <w:lang w:eastAsia="zh-CN"/>
        </w:rPr>
        <w:t>观测结果进行时间同步，并以应变局部化形成、局部化带扩展及峰值附近贯通失稳等关键时刻作为断裂状态识别的重要物理依据，从而分析不同</w:t>
      </w:r>
      <w:r w:rsidRPr="00B70299">
        <w:rPr>
          <w:rFonts w:ascii="Times New Roman" w:hAnsi="Times New Roman" w:cs="Times New Roman"/>
          <w:spacing w:val="-2"/>
          <w:sz w:val="21"/>
          <w:szCs w:val="21"/>
          <w:lang w:eastAsia="zh-CN"/>
        </w:rPr>
        <w:t>MFCC</w:t>
      </w:r>
      <w:r w:rsidRPr="00B70299">
        <w:rPr>
          <w:rFonts w:ascii="Times New Roman" w:hAnsi="Times New Roman" w:cs="Times New Roman"/>
          <w:spacing w:val="-2"/>
          <w:sz w:val="21"/>
          <w:szCs w:val="21"/>
          <w:lang w:eastAsia="zh-CN"/>
        </w:rPr>
        <w:t>参数对混凝土断裂演化过程的响应特征。</w:t>
      </w:r>
    </w:p>
    <w:p w14:paraId="6476E220" w14:textId="4B6034F1" w:rsidR="00135EC0" w:rsidRDefault="00135EC0">
      <w:pPr>
        <w:spacing w:before="146" w:line="232" w:lineRule="auto"/>
        <w:ind w:left="19"/>
        <w:outlineLvl w:val="1"/>
        <w:rPr>
          <w:rFonts w:ascii="Times New Roman" w:eastAsia="宋体" w:hAnsi="Times New Roman" w:cs="Times New Roman"/>
          <w:spacing w:val="-2"/>
          <w:sz w:val="28"/>
          <w:szCs w:val="28"/>
          <w:lang w:eastAsia="zh-CN"/>
        </w:rPr>
      </w:pPr>
      <w:r>
        <w:rPr>
          <w:rFonts w:ascii="Times New Roman" w:eastAsia="宋体" w:hAnsi="Times New Roman" w:cs="Times New Roman" w:hint="eastAsia"/>
          <w:spacing w:val="-2"/>
          <w:sz w:val="28"/>
          <w:szCs w:val="28"/>
          <w:lang w:eastAsia="zh-CN"/>
        </w:rPr>
        <w:t>4.2  MFCC</w:t>
      </w:r>
      <w:r>
        <w:rPr>
          <w:rFonts w:ascii="Times New Roman" w:eastAsia="宋体" w:hAnsi="Times New Roman" w:cs="Times New Roman" w:hint="eastAsia"/>
          <w:spacing w:val="-2"/>
          <w:sz w:val="28"/>
          <w:szCs w:val="28"/>
          <w:lang w:eastAsia="zh-CN"/>
        </w:rPr>
        <w:t>特征的演化规律</w:t>
      </w:r>
    </w:p>
    <w:p w14:paraId="4FC998EA" w14:textId="212A6DF2" w:rsidR="00682C85" w:rsidDel="00DB6B6C" w:rsidRDefault="000A2B3E" w:rsidP="00682C85">
      <w:pPr>
        <w:pStyle w:val="a3"/>
        <w:spacing w:before="37" w:line="274" w:lineRule="auto"/>
        <w:ind w:left="21" w:right="328" w:firstLine="420"/>
        <w:jc w:val="both"/>
        <w:rPr>
          <w:del w:id="1" w:author="宁 张" w:date="2026-09-23T17:34:00Z" w16du:dateUtc="2026-09-23T09:34:00Z"/>
          <w:rFonts w:ascii="Times New Roman" w:hAnsi="Times New Roman" w:cs="Times New Roman"/>
          <w:spacing w:val="-2"/>
          <w:sz w:val="21"/>
          <w:szCs w:val="21"/>
          <w:lang w:eastAsia="zh-CN"/>
        </w:rPr>
      </w:pPr>
      <w:commentRangeStart w:id="2"/>
      <w:del w:id="3" w:author="宁 张" w:date="2026-09-23T17:34:00Z" w16du:dateUtc="2026-09-23T09:34:00Z">
        <w:r w:rsidRPr="000A2B3E" w:rsidDel="00DB6B6C">
          <w:rPr>
            <w:rFonts w:ascii="Times New Roman" w:hAnsi="Times New Roman" w:cs="Times New Roman"/>
            <w:spacing w:val="-2"/>
            <w:sz w:val="21"/>
            <w:szCs w:val="21"/>
            <w:lang w:eastAsia="zh-CN"/>
          </w:rPr>
          <w:delText>图</w:delText>
        </w:r>
        <w:r w:rsidDel="00DB6B6C">
          <w:rPr>
            <w:rFonts w:ascii="Times New Roman" w:hAnsi="Times New Roman" w:cs="Times New Roman" w:hint="eastAsia"/>
            <w:spacing w:val="-2"/>
            <w:sz w:val="21"/>
            <w:szCs w:val="21"/>
            <w:lang w:eastAsia="zh-CN"/>
          </w:rPr>
          <w:delText>5</w:delText>
        </w:r>
        <w:r w:rsidDel="00DB6B6C">
          <w:rPr>
            <w:rFonts w:ascii="Times New Roman" w:hAnsi="Times New Roman" w:cs="Times New Roman" w:hint="eastAsia"/>
            <w:spacing w:val="-2"/>
            <w:sz w:val="21"/>
            <w:szCs w:val="21"/>
            <w:lang w:eastAsia="zh-CN"/>
          </w:rPr>
          <w:delText>和图</w:delText>
        </w:r>
        <w:r w:rsidDel="00DB6B6C">
          <w:rPr>
            <w:rFonts w:ascii="Times New Roman" w:hAnsi="Times New Roman" w:cs="Times New Roman" w:hint="eastAsia"/>
            <w:spacing w:val="-2"/>
            <w:sz w:val="21"/>
            <w:szCs w:val="21"/>
            <w:lang w:eastAsia="zh-CN"/>
          </w:rPr>
          <w:delText>6</w:delText>
        </w:r>
        <w:r w:rsidDel="00DB6B6C">
          <w:rPr>
            <w:rFonts w:ascii="Times New Roman" w:hAnsi="Times New Roman" w:cs="Times New Roman" w:hint="eastAsia"/>
            <w:spacing w:val="-2"/>
            <w:sz w:val="21"/>
            <w:szCs w:val="21"/>
            <w:lang w:eastAsia="zh-CN"/>
          </w:rPr>
          <w:delText>分别</w:delText>
        </w:r>
        <w:r w:rsidRPr="000A2B3E" w:rsidDel="00DB6B6C">
          <w:rPr>
            <w:rFonts w:ascii="Times New Roman" w:hAnsi="Times New Roman" w:cs="Times New Roman"/>
            <w:spacing w:val="-2"/>
            <w:sz w:val="21"/>
            <w:szCs w:val="21"/>
            <w:lang w:eastAsia="zh-CN"/>
          </w:rPr>
          <w:delText>给出了</w:delText>
        </w:r>
        <w:r w:rsidRPr="000A2B3E" w:rsidDel="00DB6B6C">
          <w:rPr>
            <w:rFonts w:ascii="Times New Roman" w:hAnsi="Times New Roman" w:cs="Times New Roman"/>
            <w:spacing w:val="-2"/>
            <w:sz w:val="21"/>
            <w:szCs w:val="21"/>
            <w:lang w:eastAsia="zh-CN"/>
          </w:rPr>
          <w:delText>B7</w:delText>
        </w:r>
        <w:r w:rsidRPr="000A2B3E" w:rsidDel="00DB6B6C">
          <w:rPr>
            <w:rFonts w:ascii="Times New Roman" w:hAnsi="Times New Roman" w:cs="Times New Roman"/>
            <w:spacing w:val="-2"/>
            <w:sz w:val="21"/>
            <w:szCs w:val="21"/>
            <w:lang w:eastAsia="zh-CN"/>
          </w:rPr>
          <w:delText>和</w:delText>
        </w:r>
        <w:r w:rsidRPr="000A2B3E" w:rsidDel="00DB6B6C">
          <w:rPr>
            <w:rFonts w:ascii="Times New Roman" w:hAnsi="Times New Roman" w:cs="Times New Roman"/>
            <w:spacing w:val="-2"/>
            <w:sz w:val="21"/>
            <w:szCs w:val="21"/>
            <w:lang w:eastAsia="zh-CN"/>
          </w:rPr>
          <w:delText>B8</w:delText>
        </w:r>
        <w:r w:rsidRPr="000A2B3E" w:rsidDel="00DB6B6C">
          <w:rPr>
            <w:rFonts w:ascii="Times New Roman" w:hAnsi="Times New Roman" w:cs="Times New Roman"/>
            <w:spacing w:val="-2"/>
            <w:sz w:val="21"/>
            <w:szCs w:val="21"/>
            <w:lang w:eastAsia="zh-CN"/>
          </w:rPr>
          <w:delText>试件</w:delText>
        </w:r>
        <w:r w:rsidRPr="000A2B3E" w:rsidDel="00DB6B6C">
          <w:rPr>
            <w:rFonts w:ascii="Times New Roman" w:hAnsi="Times New Roman" w:cs="Times New Roman"/>
            <w:spacing w:val="-2"/>
            <w:sz w:val="21"/>
            <w:szCs w:val="21"/>
            <w:lang w:eastAsia="zh-CN"/>
          </w:rPr>
          <w:delText>12</w:delText>
        </w:r>
        <w:r w:rsidRPr="000A2B3E" w:rsidDel="00DB6B6C">
          <w:rPr>
            <w:rFonts w:ascii="Times New Roman" w:hAnsi="Times New Roman" w:cs="Times New Roman"/>
            <w:spacing w:val="-2"/>
            <w:sz w:val="21"/>
            <w:szCs w:val="21"/>
            <w:lang w:eastAsia="zh-CN"/>
          </w:rPr>
          <w:delText>阶</w:delText>
        </w:r>
        <w:r w:rsidRPr="000A2B3E" w:rsidDel="00DB6B6C">
          <w:rPr>
            <w:rFonts w:ascii="Times New Roman" w:hAnsi="Times New Roman" w:cs="Times New Roman"/>
            <w:spacing w:val="-2"/>
            <w:sz w:val="21"/>
            <w:szCs w:val="21"/>
            <w:lang w:eastAsia="zh-CN"/>
          </w:rPr>
          <w:delText>MFCC</w:delText>
        </w:r>
        <w:r w:rsidRPr="000A2B3E" w:rsidDel="00DB6B6C">
          <w:rPr>
            <w:rFonts w:ascii="Times New Roman" w:hAnsi="Times New Roman" w:cs="Times New Roman"/>
            <w:spacing w:val="-2"/>
            <w:sz w:val="21"/>
            <w:szCs w:val="21"/>
            <w:lang w:eastAsia="zh-CN"/>
          </w:rPr>
          <w:delText>参数随加载过程的时序演化结果。</w:delText>
        </w:r>
        <w:r w:rsidR="00682C85" w:rsidRPr="00682C85" w:rsidDel="00DB6B6C">
          <w:rPr>
            <w:rFonts w:ascii="Times New Roman" w:hAnsi="Times New Roman" w:cs="Times New Roman"/>
            <w:spacing w:val="-2"/>
            <w:sz w:val="21"/>
            <w:szCs w:val="21"/>
            <w:lang w:eastAsia="zh-CN"/>
          </w:rPr>
          <w:delText>为降低连续声发射事件数量较多造成的时序分布离散性，采用</w:delText>
        </w:r>
        <w:r w:rsidR="00682C85" w:rsidRPr="00682C85" w:rsidDel="00DB6B6C">
          <w:rPr>
            <w:rFonts w:ascii="Times New Roman" w:hAnsi="Times New Roman" w:cs="Times New Roman"/>
            <w:spacing w:val="-2"/>
            <w:sz w:val="21"/>
            <w:szCs w:val="21"/>
            <w:lang w:eastAsia="zh-CN"/>
          </w:rPr>
          <w:delText>0.5 s</w:delText>
        </w:r>
        <w:r w:rsidR="00682C85" w:rsidRPr="00682C85" w:rsidDel="00DB6B6C">
          <w:rPr>
            <w:rFonts w:ascii="Times New Roman" w:hAnsi="Times New Roman" w:cs="Times New Roman"/>
            <w:spacing w:val="-2"/>
            <w:sz w:val="21"/>
            <w:szCs w:val="21"/>
            <w:lang w:eastAsia="zh-CN"/>
          </w:rPr>
          <w:delText>固定时间窗对事件级</w:delText>
        </w:r>
        <w:r w:rsidR="00682C85" w:rsidRPr="00682C85" w:rsidDel="00DB6B6C">
          <w:rPr>
            <w:rFonts w:ascii="Times New Roman" w:hAnsi="Times New Roman" w:cs="Times New Roman"/>
            <w:spacing w:val="-2"/>
            <w:sz w:val="21"/>
            <w:szCs w:val="21"/>
            <w:lang w:eastAsia="zh-CN"/>
          </w:rPr>
          <w:delText>MFCC</w:delText>
        </w:r>
        <w:r w:rsidR="00682C85" w:rsidRPr="00682C85" w:rsidDel="00DB6B6C">
          <w:rPr>
            <w:rFonts w:ascii="Times New Roman" w:hAnsi="Times New Roman" w:cs="Times New Roman"/>
            <w:spacing w:val="-2"/>
            <w:sz w:val="21"/>
            <w:szCs w:val="21"/>
            <w:lang w:eastAsia="zh-CN"/>
          </w:rPr>
          <w:delText>特征进行统计汇总，以窗口内各阶</w:delText>
        </w:r>
        <w:r w:rsidR="00682C85" w:rsidRPr="00682C85" w:rsidDel="00DB6B6C">
          <w:rPr>
            <w:rFonts w:ascii="Times New Roman" w:hAnsi="Times New Roman" w:cs="Times New Roman"/>
            <w:spacing w:val="-2"/>
            <w:sz w:val="21"/>
            <w:szCs w:val="21"/>
            <w:lang w:eastAsia="zh-CN"/>
          </w:rPr>
          <w:delText>MFCC</w:delText>
        </w:r>
        <w:r w:rsidR="00682C85" w:rsidRPr="00682C85" w:rsidDel="00DB6B6C">
          <w:rPr>
            <w:rFonts w:ascii="Times New Roman" w:hAnsi="Times New Roman" w:cs="Times New Roman"/>
            <w:spacing w:val="-2"/>
            <w:sz w:val="21"/>
            <w:szCs w:val="21"/>
            <w:lang w:eastAsia="zh-CN"/>
          </w:rPr>
          <w:delText>的中位数作为该时间窗的代表值，并将处理后的</w:delText>
        </w:r>
        <w:r w:rsidR="00682C85" w:rsidRPr="00682C85" w:rsidDel="00DB6B6C">
          <w:rPr>
            <w:rFonts w:ascii="Times New Roman" w:hAnsi="Times New Roman" w:cs="Times New Roman"/>
            <w:spacing w:val="-2"/>
            <w:sz w:val="21"/>
            <w:szCs w:val="21"/>
            <w:lang w:eastAsia="zh-CN"/>
          </w:rPr>
          <w:delText>MFCC</w:delText>
        </w:r>
        <w:r w:rsidR="00682C85" w:rsidRPr="00682C85" w:rsidDel="00DB6B6C">
          <w:rPr>
            <w:rFonts w:ascii="Times New Roman" w:hAnsi="Times New Roman" w:cs="Times New Roman"/>
            <w:spacing w:val="-2"/>
            <w:sz w:val="21"/>
            <w:szCs w:val="21"/>
            <w:lang w:eastAsia="zh-CN"/>
          </w:rPr>
          <w:delText>参数与荷载历程进行时间同步。</w:delText>
        </w:r>
        <w:r w:rsidRPr="000A2B3E" w:rsidDel="00DB6B6C">
          <w:rPr>
            <w:rFonts w:ascii="Times New Roman" w:hAnsi="Times New Roman" w:cs="Times New Roman"/>
            <w:spacing w:val="-2"/>
            <w:sz w:val="21"/>
            <w:szCs w:val="21"/>
            <w:lang w:eastAsia="zh-CN"/>
          </w:rPr>
          <w:delText>由图可见，在峰前相对稳定加载阶段，各阶</w:delText>
        </w:r>
        <w:r w:rsidRPr="000A2B3E" w:rsidDel="00DB6B6C">
          <w:rPr>
            <w:rFonts w:ascii="Times New Roman" w:hAnsi="Times New Roman" w:cs="Times New Roman"/>
            <w:spacing w:val="-2"/>
            <w:sz w:val="21"/>
            <w:szCs w:val="21"/>
            <w:lang w:eastAsia="zh-CN"/>
          </w:rPr>
          <w:delText>MFCC</w:delText>
        </w:r>
        <w:r w:rsidRPr="000A2B3E" w:rsidDel="00DB6B6C">
          <w:rPr>
            <w:rFonts w:ascii="Times New Roman" w:hAnsi="Times New Roman" w:cs="Times New Roman"/>
            <w:spacing w:val="-2"/>
            <w:sz w:val="21"/>
            <w:szCs w:val="21"/>
            <w:lang w:eastAsia="zh-CN"/>
          </w:rPr>
          <w:delText>主要围绕各自的中心水平呈一定幅度波动，整体变化相对平稳；随着荷载持续增加并逐渐接近峰值，部分</w:delText>
        </w:r>
        <w:r w:rsidRPr="000A2B3E" w:rsidDel="00DB6B6C">
          <w:rPr>
            <w:rFonts w:ascii="Times New Roman" w:hAnsi="Times New Roman" w:cs="Times New Roman"/>
            <w:spacing w:val="-2"/>
            <w:sz w:val="21"/>
            <w:szCs w:val="21"/>
            <w:lang w:eastAsia="zh-CN"/>
          </w:rPr>
          <w:delText>MFCC</w:delText>
        </w:r>
        <w:r w:rsidRPr="000A2B3E" w:rsidDel="00DB6B6C">
          <w:rPr>
            <w:rFonts w:ascii="Times New Roman" w:hAnsi="Times New Roman" w:cs="Times New Roman"/>
            <w:spacing w:val="-2"/>
            <w:sz w:val="21"/>
            <w:szCs w:val="21"/>
            <w:lang w:eastAsia="zh-CN"/>
          </w:rPr>
          <w:delText>参数的中心位置及波动范围开始发生明显变化，在峰值荷载附近表现出较为显著的突变或离散程度增加。</w:delText>
        </w:r>
        <w:r w:rsidRPr="000A2B3E" w:rsidDel="00DB6B6C">
          <w:rPr>
            <w:rFonts w:ascii="Times New Roman" w:hAnsi="Times New Roman" w:cs="Times New Roman"/>
            <w:spacing w:val="-2"/>
            <w:sz w:val="21"/>
            <w:szCs w:val="21"/>
            <w:lang w:eastAsia="zh-CN"/>
          </w:rPr>
          <w:delText>B7</w:delText>
        </w:r>
        <w:r w:rsidRPr="000A2B3E" w:rsidDel="00DB6B6C">
          <w:rPr>
            <w:rFonts w:ascii="Times New Roman" w:hAnsi="Times New Roman" w:cs="Times New Roman"/>
            <w:spacing w:val="-2"/>
            <w:sz w:val="21"/>
            <w:szCs w:val="21"/>
            <w:lang w:eastAsia="zh-CN"/>
          </w:rPr>
          <w:delText>试件于</w:delText>
        </w:r>
        <w:r w:rsidRPr="000A2B3E" w:rsidDel="00DB6B6C">
          <w:rPr>
            <w:rFonts w:ascii="Times New Roman" w:hAnsi="Times New Roman" w:cs="Times New Roman"/>
            <w:spacing w:val="-2"/>
            <w:sz w:val="21"/>
            <w:szCs w:val="21"/>
            <w:lang w:eastAsia="zh-CN"/>
          </w:rPr>
          <w:delText>202.05 s</w:delText>
        </w:r>
        <w:r w:rsidRPr="000A2B3E" w:rsidDel="00DB6B6C">
          <w:rPr>
            <w:rFonts w:ascii="Times New Roman" w:hAnsi="Times New Roman" w:cs="Times New Roman"/>
            <w:spacing w:val="-2"/>
            <w:sz w:val="21"/>
            <w:szCs w:val="21"/>
            <w:lang w:eastAsia="zh-CN"/>
          </w:rPr>
          <w:delText>达到峰值荷载</w:delText>
        </w:r>
        <w:r w:rsidRPr="000A2B3E" w:rsidDel="00DB6B6C">
          <w:rPr>
            <w:rFonts w:ascii="Times New Roman" w:hAnsi="Times New Roman" w:cs="Times New Roman"/>
            <w:spacing w:val="-2"/>
            <w:sz w:val="21"/>
            <w:szCs w:val="21"/>
            <w:lang w:eastAsia="zh-CN"/>
          </w:rPr>
          <w:delText>10.49 kN</w:delText>
        </w:r>
        <w:r w:rsidRPr="000A2B3E" w:rsidDel="00DB6B6C">
          <w:rPr>
            <w:rFonts w:ascii="Times New Roman" w:hAnsi="Times New Roman" w:cs="Times New Roman"/>
            <w:spacing w:val="-2"/>
            <w:sz w:val="21"/>
            <w:szCs w:val="21"/>
            <w:lang w:eastAsia="zh-CN"/>
          </w:rPr>
          <w:delText>，</w:delText>
        </w:r>
        <w:r w:rsidRPr="000A2B3E" w:rsidDel="00DB6B6C">
          <w:rPr>
            <w:rFonts w:ascii="Times New Roman" w:hAnsi="Times New Roman" w:cs="Times New Roman"/>
            <w:spacing w:val="-2"/>
            <w:sz w:val="21"/>
            <w:szCs w:val="21"/>
            <w:lang w:eastAsia="zh-CN"/>
          </w:rPr>
          <w:delText>B8</w:delText>
        </w:r>
        <w:r w:rsidRPr="000A2B3E" w:rsidDel="00DB6B6C">
          <w:rPr>
            <w:rFonts w:ascii="Times New Roman" w:hAnsi="Times New Roman" w:cs="Times New Roman"/>
            <w:spacing w:val="-2"/>
            <w:sz w:val="21"/>
            <w:szCs w:val="21"/>
            <w:lang w:eastAsia="zh-CN"/>
          </w:rPr>
          <w:delText>试件于</w:delText>
        </w:r>
        <w:r w:rsidRPr="000A2B3E" w:rsidDel="00DB6B6C">
          <w:rPr>
            <w:rFonts w:ascii="Times New Roman" w:hAnsi="Times New Roman" w:cs="Times New Roman"/>
            <w:spacing w:val="-2"/>
            <w:sz w:val="21"/>
            <w:szCs w:val="21"/>
            <w:lang w:eastAsia="zh-CN"/>
          </w:rPr>
          <w:delText>173.10 s</w:delText>
        </w:r>
        <w:r w:rsidRPr="000A2B3E" w:rsidDel="00DB6B6C">
          <w:rPr>
            <w:rFonts w:ascii="Times New Roman" w:hAnsi="Times New Roman" w:cs="Times New Roman"/>
            <w:spacing w:val="-2"/>
            <w:sz w:val="21"/>
            <w:szCs w:val="21"/>
            <w:lang w:eastAsia="zh-CN"/>
          </w:rPr>
          <w:delText>达到峰值荷载</w:delText>
        </w:r>
        <w:r w:rsidRPr="000A2B3E" w:rsidDel="00DB6B6C">
          <w:rPr>
            <w:rFonts w:ascii="Times New Roman" w:hAnsi="Times New Roman" w:cs="Times New Roman"/>
            <w:spacing w:val="-2"/>
            <w:sz w:val="21"/>
            <w:szCs w:val="21"/>
            <w:lang w:eastAsia="zh-CN"/>
          </w:rPr>
          <w:delText>9.08 kN</w:delText>
        </w:r>
        <w:r w:rsidRPr="000A2B3E" w:rsidDel="00DB6B6C">
          <w:rPr>
            <w:rFonts w:ascii="Times New Roman" w:hAnsi="Times New Roman" w:cs="Times New Roman"/>
            <w:spacing w:val="-2"/>
            <w:sz w:val="21"/>
            <w:szCs w:val="21"/>
            <w:lang w:eastAsia="zh-CN"/>
          </w:rPr>
          <w:delText>，</w:delText>
        </w:r>
        <w:r w:rsidR="00682C85" w:rsidRPr="00682C85" w:rsidDel="00DB6B6C">
          <w:rPr>
            <w:rFonts w:ascii="Times New Roman" w:hAnsi="Times New Roman" w:cs="Times New Roman"/>
            <w:spacing w:val="-2"/>
            <w:sz w:val="21"/>
            <w:szCs w:val="21"/>
            <w:lang w:eastAsia="zh-CN"/>
          </w:rPr>
          <w:delText>两试件均在峰值附近出现多阶</w:delText>
        </w:r>
        <w:r w:rsidR="00682C85" w:rsidRPr="00682C85" w:rsidDel="00DB6B6C">
          <w:rPr>
            <w:rFonts w:ascii="Times New Roman" w:hAnsi="Times New Roman" w:cs="Times New Roman"/>
            <w:spacing w:val="-2"/>
            <w:sz w:val="21"/>
            <w:szCs w:val="21"/>
            <w:lang w:eastAsia="zh-CN"/>
          </w:rPr>
          <w:delText>MFCC</w:delText>
        </w:r>
        <w:r w:rsidR="00682C85" w:rsidRPr="00682C85" w:rsidDel="00DB6B6C">
          <w:rPr>
            <w:rFonts w:ascii="Times New Roman" w:hAnsi="Times New Roman" w:cs="Times New Roman"/>
            <w:spacing w:val="-2"/>
            <w:sz w:val="21"/>
            <w:szCs w:val="21"/>
            <w:lang w:eastAsia="zh-CN"/>
          </w:rPr>
          <w:delText>参数明显变化的现象，但不同阶次</w:delText>
        </w:r>
        <w:r w:rsidR="00682C85" w:rsidRPr="00682C85" w:rsidDel="00DB6B6C">
          <w:rPr>
            <w:rFonts w:ascii="Times New Roman" w:hAnsi="Times New Roman" w:cs="Times New Roman"/>
            <w:spacing w:val="-2"/>
            <w:sz w:val="21"/>
            <w:szCs w:val="21"/>
            <w:lang w:eastAsia="zh-CN"/>
          </w:rPr>
          <w:delText>MFCC</w:delText>
        </w:r>
        <w:r w:rsidR="00682C85" w:rsidRPr="00682C85" w:rsidDel="00DB6B6C">
          <w:rPr>
            <w:rFonts w:ascii="Times New Roman" w:hAnsi="Times New Roman" w:cs="Times New Roman"/>
            <w:spacing w:val="-2"/>
            <w:sz w:val="21"/>
            <w:szCs w:val="21"/>
            <w:lang w:eastAsia="zh-CN"/>
          </w:rPr>
          <w:delText>的响应时刻及变化幅度存在一定差异，表明随着试件由稳定承载向失稳断裂状态转变，声发射波形的倒谱特征发生了显著改变。</w:delText>
        </w:r>
      </w:del>
    </w:p>
    <w:p w14:paraId="30EF62FC" w14:textId="7212CA15" w:rsidR="000A2B3E" w:rsidDel="00DB6B6C" w:rsidRDefault="000A2B3E" w:rsidP="00682C85">
      <w:pPr>
        <w:pStyle w:val="a3"/>
        <w:spacing w:before="37" w:line="274" w:lineRule="auto"/>
        <w:ind w:right="328"/>
        <w:jc w:val="both"/>
        <w:rPr>
          <w:del w:id="4" w:author="宁 张" w:date="2026-09-23T17:34:00Z" w16du:dateUtc="2026-09-23T09:34:00Z"/>
          <w:rFonts w:ascii="Times New Roman" w:hAnsi="Times New Roman" w:cs="Times New Roman"/>
          <w:spacing w:val="-2"/>
          <w:sz w:val="28"/>
          <w:szCs w:val="28"/>
          <w:lang w:eastAsia="zh-CN"/>
        </w:rPr>
      </w:pPr>
      <w:del w:id="5" w:author="宁 张" w:date="2026-09-23T17:34:00Z" w16du:dateUtc="2026-09-23T09:34:00Z">
        <w:r w:rsidRPr="000A2B3E" w:rsidDel="00DB6B6C">
          <w:rPr>
            <w:rFonts w:ascii="Times New Roman" w:hAnsi="Times New Roman" w:cs="Times New Roman"/>
            <w:noProof/>
            <w:spacing w:val="-2"/>
            <w:sz w:val="28"/>
            <w:szCs w:val="28"/>
            <w:lang w:eastAsia="zh-CN"/>
          </w:rPr>
          <w:drawing>
            <wp:inline distT="0" distB="0" distL="0" distR="0" wp14:anchorId="739BC49F" wp14:editId="6E13D219">
              <wp:extent cx="5274945" cy="2925445"/>
              <wp:effectExtent l="0" t="0" r="190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945" cy="2925445"/>
                      </a:xfrm>
                      <a:prstGeom prst="rect">
                        <a:avLst/>
                      </a:prstGeom>
                    </pic:spPr>
                  </pic:pic>
                </a:graphicData>
              </a:graphic>
            </wp:inline>
          </w:drawing>
        </w:r>
      </w:del>
    </w:p>
    <w:p w14:paraId="0AF7B332" w14:textId="69B8E4C5" w:rsidR="000A2B3E" w:rsidDel="00DB6B6C" w:rsidRDefault="000A2B3E" w:rsidP="000A2B3E">
      <w:pPr>
        <w:pStyle w:val="a3"/>
        <w:spacing w:before="37" w:line="274" w:lineRule="auto"/>
        <w:ind w:right="328"/>
        <w:jc w:val="center"/>
        <w:rPr>
          <w:del w:id="6" w:author="宁 张" w:date="2026-09-23T17:34:00Z" w16du:dateUtc="2026-09-23T09:34:00Z"/>
          <w:rFonts w:ascii="Times New Roman" w:hAnsi="Times New Roman" w:cs="Times New Roman"/>
          <w:spacing w:val="-2"/>
          <w:sz w:val="21"/>
          <w:szCs w:val="21"/>
          <w:lang w:eastAsia="zh-CN"/>
        </w:rPr>
      </w:pPr>
      <w:del w:id="7" w:author="宁 张" w:date="2026-09-23T17:34:00Z" w16du:dateUtc="2026-09-23T09:34:00Z">
        <w:r w:rsidDel="00DB6B6C">
          <w:rPr>
            <w:rFonts w:ascii="Times New Roman" w:hAnsi="Times New Roman" w:cs="Times New Roman" w:hint="eastAsia"/>
            <w:spacing w:val="-2"/>
            <w:sz w:val="21"/>
            <w:szCs w:val="21"/>
            <w:lang w:eastAsia="zh-CN"/>
          </w:rPr>
          <w:delText>图</w:delText>
        </w:r>
        <w:r w:rsidDel="00DB6B6C">
          <w:rPr>
            <w:rFonts w:ascii="Times New Roman" w:hAnsi="Times New Roman" w:cs="Times New Roman" w:hint="eastAsia"/>
            <w:spacing w:val="-2"/>
            <w:sz w:val="21"/>
            <w:szCs w:val="21"/>
            <w:lang w:eastAsia="zh-CN"/>
          </w:rPr>
          <w:delText xml:space="preserve">5 </w:delText>
        </w:r>
        <w:r w:rsidRPr="000A2B3E" w:rsidDel="00DB6B6C">
          <w:rPr>
            <w:rFonts w:ascii="Times New Roman" w:hAnsi="Times New Roman" w:cs="Times New Roman"/>
            <w:spacing w:val="-2"/>
            <w:sz w:val="21"/>
            <w:szCs w:val="21"/>
            <w:lang w:eastAsia="zh-CN"/>
          </w:rPr>
          <w:delText>B7</w:delText>
        </w:r>
        <w:r w:rsidRPr="000A2B3E" w:rsidDel="00DB6B6C">
          <w:rPr>
            <w:rFonts w:ascii="Times New Roman" w:hAnsi="Times New Roman" w:cs="Times New Roman"/>
            <w:spacing w:val="-2"/>
            <w:sz w:val="21"/>
            <w:szCs w:val="21"/>
            <w:lang w:eastAsia="zh-CN"/>
          </w:rPr>
          <w:delText>试件</w:delText>
        </w:r>
        <w:r w:rsidRPr="000A2B3E" w:rsidDel="00DB6B6C">
          <w:rPr>
            <w:rFonts w:ascii="Times New Roman" w:hAnsi="Times New Roman" w:cs="Times New Roman"/>
            <w:spacing w:val="-2"/>
            <w:sz w:val="21"/>
            <w:szCs w:val="21"/>
            <w:lang w:eastAsia="zh-CN"/>
          </w:rPr>
          <w:delText>12</w:delText>
        </w:r>
        <w:r w:rsidRPr="000A2B3E" w:rsidDel="00DB6B6C">
          <w:rPr>
            <w:rFonts w:ascii="Times New Roman" w:hAnsi="Times New Roman" w:cs="Times New Roman"/>
            <w:spacing w:val="-2"/>
            <w:sz w:val="21"/>
            <w:szCs w:val="21"/>
            <w:lang w:eastAsia="zh-CN"/>
          </w:rPr>
          <w:delText>阶</w:delText>
        </w:r>
        <w:r w:rsidRPr="000A2B3E" w:rsidDel="00DB6B6C">
          <w:rPr>
            <w:rFonts w:ascii="Times New Roman" w:hAnsi="Times New Roman" w:cs="Times New Roman"/>
            <w:spacing w:val="-2"/>
            <w:sz w:val="21"/>
            <w:szCs w:val="21"/>
            <w:lang w:eastAsia="zh-CN"/>
          </w:rPr>
          <w:delText>MFCC</w:delText>
        </w:r>
        <w:r w:rsidRPr="000A2B3E" w:rsidDel="00DB6B6C">
          <w:rPr>
            <w:rFonts w:ascii="Times New Roman" w:hAnsi="Times New Roman" w:cs="Times New Roman"/>
            <w:spacing w:val="-2"/>
            <w:sz w:val="21"/>
            <w:szCs w:val="21"/>
            <w:lang w:eastAsia="zh-CN"/>
          </w:rPr>
          <w:delText>参数随加载过程的演化规律</w:delText>
        </w:r>
      </w:del>
    </w:p>
    <w:p w14:paraId="0DECF704" w14:textId="681EA922" w:rsidR="000A2B3E" w:rsidRPr="000A2B3E" w:rsidDel="00DB6B6C" w:rsidRDefault="000A2B3E" w:rsidP="000A2B3E">
      <w:pPr>
        <w:pStyle w:val="a3"/>
        <w:spacing w:before="37" w:line="274" w:lineRule="auto"/>
        <w:ind w:right="328"/>
        <w:jc w:val="center"/>
        <w:rPr>
          <w:del w:id="8" w:author="宁 张" w:date="2026-09-23T17:34:00Z" w16du:dateUtc="2026-09-23T09:34:00Z"/>
          <w:rFonts w:ascii="Times New Roman" w:hAnsi="Times New Roman" w:cs="Times New Roman"/>
          <w:spacing w:val="-2"/>
          <w:sz w:val="21"/>
          <w:szCs w:val="21"/>
          <w:lang w:eastAsia="zh-CN"/>
        </w:rPr>
      </w:pPr>
      <w:del w:id="9" w:author="宁 张" w:date="2026-09-23T17:34:00Z" w16du:dateUtc="2026-09-23T09:34:00Z">
        <w:r w:rsidRPr="000A2B3E" w:rsidDel="00DB6B6C">
          <w:rPr>
            <w:rFonts w:ascii="Times New Roman" w:hAnsi="Times New Roman" w:cs="Times New Roman"/>
            <w:noProof/>
            <w:spacing w:val="-2"/>
            <w:sz w:val="21"/>
            <w:szCs w:val="21"/>
            <w:lang w:eastAsia="zh-CN"/>
          </w:rPr>
          <w:lastRenderedPageBreak/>
          <w:drawing>
            <wp:inline distT="0" distB="0" distL="0" distR="0" wp14:anchorId="72AA96F3" wp14:editId="39D0D9EE">
              <wp:extent cx="5274945" cy="2877185"/>
              <wp:effectExtent l="0" t="0" r="190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945" cy="2877185"/>
                      </a:xfrm>
                      <a:prstGeom prst="rect">
                        <a:avLst/>
                      </a:prstGeom>
                    </pic:spPr>
                  </pic:pic>
                </a:graphicData>
              </a:graphic>
            </wp:inline>
          </w:drawing>
        </w:r>
      </w:del>
    </w:p>
    <w:p w14:paraId="46C5D543" w14:textId="794D859A" w:rsidR="000A2B3E" w:rsidDel="00DB6B6C" w:rsidRDefault="000A2B3E" w:rsidP="000A2B3E">
      <w:pPr>
        <w:pStyle w:val="a3"/>
        <w:spacing w:before="37" w:line="274" w:lineRule="auto"/>
        <w:ind w:right="328"/>
        <w:jc w:val="center"/>
        <w:rPr>
          <w:del w:id="10" w:author="宁 张" w:date="2026-09-23T17:34:00Z" w16du:dateUtc="2026-09-23T09:34:00Z"/>
          <w:rFonts w:ascii="Times New Roman" w:hAnsi="Times New Roman" w:cs="Times New Roman"/>
          <w:spacing w:val="-2"/>
          <w:sz w:val="21"/>
          <w:szCs w:val="21"/>
          <w:lang w:eastAsia="zh-CN"/>
        </w:rPr>
      </w:pPr>
      <w:del w:id="11" w:author="宁 张" w:date="2026-09-23T17:34:00Z" w16du:dateUtc="2026-09-23T09:34:00Z">
        <w:r w:rsidDel="00DB6B6C">
          <w:rPr>
            <w:rFonts w:ascii="Times New Roman" w:hAnsi="Times New Roman" w:cs="Times New Roman" w:hint="eastAsia"/>
            <w:spacing w:val="-2"/>
            <w:sz w:val="21"/>
            <w:szCs w:val="21"/>
            <w:lang w:eastAsia="zh-CN"/>
          </w:rPr>
          <w:delText>图</w:delText>
        </w:r>
        <w:r w:rsidDel="00DB6B6C">
          <w:rPr>
            <w:rFonts w:ascii="Times New Roman" w:hAnsi="Times New Roman" w:cs="Times New Roman" w:hint="eastAsia"/>
            <w:spacing w:val="-2"/>
            <w:sz w:val="21"/>
            <w:szCs w:val="21"/>
            <w:lang w:eastAsia="zh-CN"/>
          </w:rPr>
          <w:delText xml:space="preserve">6 </w:delText>
        </w:r>
        <w:r w:rsidRPr="000A2B3E" w:rsidDel="00DB6B6C">
          <w:rPr>
            <w:rFonts w:ascii="Times New Roman" w:hAnsi="Times New Roman" w:cs="Times New Roman"/>
            <w:spacing w:val="-2"/>
            <w:sz w:val="21"/>
            <w:szCs w:val="21"/>
            <w:lang w:eastAsia="zh-CN"/>
          </w:rPr>
          <w:delText>B</w:delText>
        </w:r>
        <w:r w:rsidDel="00DB6B6C">
          <w:rPr>
            <w:rFonts w:ascii="Times New Roman" w:hAnsi="Times New Roman" w:cs="Times New Roman" w:hint="eastAsia"/>
            <w:spacing w:val="-2"/>
            <w:sz w:val="21"/>
            <w:szCs w:val="21"/>
            <w:lang w:eastAsia="zh-CN"/>
          </w:rPr>
          <w:delText>8</w:delText>
        </w:r>
        <w:r w:rsidRPr="000A2B3E" w:rsidDel="00DB6B6C">
          <w:rPr>
            <w:rFonts w:ascii="Times New Roman" w:hAnsi="Times New Roman" w:cs="Times New Roman"/>
            <w:spacing w:val="-2"/>
            <w:sz w:val="21"/>
            <w:szCs w:val="21"/>
            <w:lang w:eastAsia="zh-CN"/>
          </w:rPr>
          <w:delText>试件</w:delText>
        </w:r>
        <w:r w:rsidRPr="000A2B3E" w:rsidDel="00DB6B6C">
          <w:rPr>
            <w:rFonts w:ascii="Times New Roman" w:hAnsi="Times New Roman" w:cs="Times New Roman"/>
            <w:spacing w:val="-2"/>
            <w:sz w:val="21"/>
            <w:szCs w:val="21"/>
            <w:lang w:eastAsia="zh-CN"/>
          </w:rPr>
          <w:delText>12</w:delText>
        </w:r>
        <w:r w:rsidRPr="000A2B3E" w:rsidDel="00DB6B6C">
          <w:rPr>
            <w:rFonts w:ascii="Times New Roman" w:hAnsi="Times New Roman" w:cs="Times New Roman"/>
            <w:spacing w:val="-2"/>
            <w:sz w:val="21"/>
            <w:szCs w:val="21"/>
            <w:lang w:eastAsia="zh-CN"/>
          </w:rPr>
          <w:delText>阶</w:delText>
        </w:r>
        <w:r w:rsidRPr="000A2B3E" w:rsidDel="00DB6B6C">
          <w:rPr>
            <w:rFonts w:ascii="Times New Roman" w:hAnsi="Times New Roman" w:cs="Times New Roman"/>
            <w:spacing w:val="-2"/>
            <w:sz w:val="21"/>
            <w:szCs w:val="21"/>
            <w:lang w:eastAsia="zh-CN"/>
          </w:rPr>
          <w:delText>MFCC</w:delText>
        </w:r>
        <w:r w:rsidRPr="000A2B3E" w:rsidDel="00DB6B6C">
          <w:rPr>
            <w:rFonts w:ascii="Times New Roman" w:hAnsi="Times New Roman" w:cs="Times New Roman"/>
            <w:spacing w:val="-2"/>
            <w:sz w:val="21"/>
            <w:szCs w:val="21"/>
            <w:lang w:eastAsia="zh-CN"/>
          </w:rPr>
          <w:delText>参数随加载过程的演化规律</w:delText>
        </w:r>
      </w:del>
    </w:p>
    <w:p w14:paraId="5E3AA5CE" w14:textId="3EFDD836" w:rsidR="000A2B3E" w:rsidDel="00DB6B6C" w:rsidRDefault="00A5678D" w:rsidP="00A5678D">
      <w:pPr>
        <w:pStyle w:val="a3"/>
        <w:spacing w:before="37" w:line="274" w:lineRule="auto"/>
        <w:ind w:left="21" w:right="328" w:firstLine="420"/>
        <w:jc w:val="both"/>
        <w:rPr>
          <w:del w:id="12" w:author="宁 张" w:date="2026-09-23T17:34:00Z" w16du:dateUtc="2026-09-23T09:34:00Z"/>
          <w:rFonts w:ascii="Times New Roman" w:hAnsi="Times New Roman" w:cs="Times New Roman"/>
          <w:spacing w:val="-2"/>
          <w:sz w:val="21"/>
          <w:szCs w:val="21"/>
          <w:lang w:eastAsia="zh-CN"/>
        </w:rPr>
      </w:pPr>
      <w:del w:id="13" w:author="宁 张" w:date="2026-09-23T17:34:00Z" w16du:dateUtc="2026-09-23T09:34:00Z">
        <w:r w:rsidDel="00DB6B6C">
          <w:rPr>
            <w:rFonts w:ascii="Times New Roman" w:hAnsi="Times New Roman" w:cs="Times New Roman" w:hint="eastAsia"/>
            <w:spacing w:val="-2"/>
            <w:sz w:val="21"/>
            <w:szCs w:val="21"/>
            <w:lang w:eastAsia="zh-CN"/>
          </w:rPr>
          <w:delText>由上图也可以看出</w:delText>
        </w:r>
        <w:r w:rsidRPr="00A5678D" w:rsidDel="00DB6B6C">
          <w:rPr>
            <w:rFonts w:ascii="Times New Roman" w:hAnsi="Times New Roman" w:cs="Times New Roman"/>
            <w:spacing w:val="-2"/>
            <w:sz w:val="21"/>
            <w:szCs w:val="21"/>
            <w:lang w:eastAsia="zh-CN"/>
          </w:rPr>
          <w:delText>，不同阶</w:delText>
        </w:r>
        <w:r w:rsidRPr="00A5678D" w:rsidDel="00DB6B6C">
          <w:rPr>
            <w:rFonts w:ascii="Times New Roman" w:hAnsi="Times New Roman" w:cs="Times New Roman"/>
            <w:spacing w:val="-2"/>
            <w:sz w:val="21"/>
            <w:szCs w:val="21"/>
            <w:lang w:eastAsia="zh-CN"/>
          </w:rPr>
          <w:delText>MFCC</w:delText>
        </w:r>
        <w:r w:rsidRPr="00A5678D" w:rsidDel="00DB6B6C">
          <w:rPr>
            <w:rFonts w:ascii="Times New Roman" w:hAnsi="Times New Roman" w:cs="Times New Roman"/>
            <w:spacing w:val="-2"/>
            <w:sz w:val="21"/>
            <w:szCs w:val="21"/>
            <w:lang w:eastAsia="zh-CN"/>
          </w:rPr>
          <w:delText>对断裂过程的响应程度并不一致，部分系数在整个加载过程中变化较小，而部分系数在峰值附近表现出明显的中心偏移和波动增强。因此，仅依据</w:delText>
        </w:r>
        <w:r w:rsidRPr="00A5678D" w:rsidDel="00DB6B6C">
          <w:rPr>
            <w:rFonts w:ascii="Times New Roman" w:hAnsi="Times New Roman" w:cs="Times New Roman"/>
            <w:spacing w:val="-2"/>
            <w:sz w:val="21"/>
            <w:szCs w:val="21"/>
            <w:lang w:eastAsia="zh-CN"/>
          </w:rPr>
          <w:delText>MFCC</w:delText>
        </w:r>
        <w:r w:rsidRPr="00A5678D" w:rsidDel="00DB6B6C">
          <w:rPr>
            <w:rFonts w:ascii="Times New Roman" w:hAnsi="Times New Roman" w:cs="Times New Roman"/>
            <w:spacing w:val="-2"/>
            <w:sz w:val="21"/>
            <w:szCs w:val="21"/>
            <w:lang w:eastAsia="zh-CN"/>
          </w:rPr>
          <w:delText>时序曲线难以客观确定各阶参数的断裂敏感程度，有必要进一步采用统计效应量对不同</w:delText>
        </w:r>
        <w:r w:rsidRPr="00A5678D" w:rsidDel="00DB6B6C">
          <w:rPr>
            <w:rFonts w:ascii="Times New Roman" w:hAnsi="Times New Roman" w:cs="Times New Roman"/>
            <w:spacing w:val="-2"/>
            <w:sz w:val="21"/>
            <w:szCs w:val="21"/>
            <w:lang w:eastAsia="zh-CN"/>
          </w:rPr>
          <w:delText>MFCC</w:delText>
        </w:r>
        <w:r w:rsidRPr="00A5678D" w:rsidDel="00DB6B6C">
          <w:rPr>
            <w:rFonts w:ascii="Times New Roman" w:hAnsi="Times New Roman" w:cs="Times New Roman"/>
            <w:spacing w:val="-2"/>
            <w:sz w:val="21"/>
            <w:szCs w:val="21"/>
            <w:lang w:eastAsia="zh-CN"/>
          </w:rPr>
          <w:delText>参数的阶段差异进行定量评价。</w:delText>
        </w:r>
      </w:del>
    </w:p>
    <w:p w14:paraId="5C1DDA32" w14:textId="11A5B1EE" w:rsidR="00A5678D" w:rsidDel="00DB6B6C" w:rsidRDefault="00343EDC" w:rsidP="00343EDC">
      <w:pPr>
        <w:pStyle w:val="a3"/>
        <w:spacing w:before="37" w:line="274" w:lineRule="auto"/>
        <w:ind w:right="328"/>
        <w:jc w:val="center"/>
        <w:rPr>
          <w:del w:id="14" w:author="宁 张" w:date="2026-09-23T17:34:00Z" w16du:dateUtc="2026-09-23T09:34:00Z"/>
          <w:rFonts w:ascii="Times New Roman" w:hAnsi="Times New Roman" w:cs="Times New Roman"/>
          <w:spacing w:val="-2"/>
          <w:sz w:val="21"/>
          <w:szCs w:val="21"/>
          <w:lang w:eastAsia="zh-CN"/>
        </w:rPr>
      </w:pPr>
      <w:del w:id="15" w:author="宁 张" w:date="2026-09-23T17:34:00Z" w16du:dateUtc="2026-09-23T09:34:00Z">
        <w:r w:rsidRPr="00343EDC" w:rsidDel="00DB6B6C">
          <w:rPr>
            <w:rFonts w:ascii="Times New Roman" w:hAnsi="Times New Roman" w:cs="Times New Roman"/>
            <w:noProof/>
            <w:spacing w:val="-2"/>
            <w:sz w:val="21"/>
            <w:szCs w:val="21"/>
            <w:lang w:eastAsia="zh-CN"/>
          </w:rPr>
          <w:drawing>
            <wp:inline distT="0" distB="0" distL="0" distR="0" wp14:anchorId="784F46AC" wp14:editId="0AEA9E7C">
              <wp:extent cx="5274945" cy="2160905"/>
              <wp:effectExtent l="0" t="0" r="190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945" cy="2160905"/>
                      </a:xfrm>
                      <a:prstGeom prst="rect">
                        <a:avLst/>
                      </a:prstGeom>
                    </pic:spPr>
                  </pic:pic>
                </a:graphicData>
              </a:graphic>
            </wp:inline>
          </w:drawing>
        </w:r>
      </w:del>
    </w:p>
    <w:p w14:paraId="7BBA84D3" w14:textId="30ED2142" w:rsidR="00A5678D" w:rsidDel="00DB6B6C" w:rsidRDefault="00A5678D" w:rsidP="00343EDC">
      <w:pPr>
        <w:pStyle w:val="a3"/>
        <w:spacing w:before="37" w:line="274" w:lineRule="auto"/>
        <w:ind w:right="328"/>
        <w:jc w:val="center"/>
        <w:rPr>
          <w:del w:id="16" w:author="宁 张" w:date="2026-09-23T17:34:00Z" w16du:dateUtc="2026-09-23T09:34:00Z"/>
          <w:rFonts w:ascii="Times New Roman" w:hAnsi="Times New Roman" w:cs="Times New Roman"/>
          <w:spacing w:val="-2"/>
          <w:sz w:val="21"/>
          <w:szCs w:val="21"/>
          <w:lang w:eastAsia="zh-CN"/>
        </w:rPr>
      </w:pPr>
      <w:del w:id="17" w:author="宁 张" w:date="2026-09-23T17:34:00Z" w16du:dateUtc="2026-09-23T09:34:00Z">
        <w:r w:rsidRPr="00343EDC" w:rsidDel="00DB6B6C">
          <w:rPr>
            <w:rFonts w:ascii="Times New Roman" w:hAnsi="Times New Roman" w:cs="Times New Roman"/>
            <w:spacing w:val="-2"/>
            <w:sz w:val="21"/>
            <w:szCs w:val="21"/>
            <w:lang w:eastAsia="zh-CN"/>
          </w:rPr>
          <w:delText>图</w:delText>
        </w:r>
        <w:r w:rsidR="00B022F3" w:rsidDel="00DB6B6C">
          <w:rPr>
            <w:rFonts w:ascii="Times New Roman" w:hAnsi="Times New Roman" w:cs="Times New Roman" w:hint="eastAsia"/>
            <w:spacing w:val="-2"/>
            <w:sz w:val="21"/>
            <w:szCs w:val="21"/>
            <w:lang w:eastAsia="zh-CN"/>
          </w:rPr>
          <w:delText>7</w:delText>
        </w:r>
        <w:r w:rsidRPr="00343EDC" w:rsidDel="00DB6B6C">
          <w:rPr>
            <w:rFonts w:ascii="Times New Roman" w:hAnsi="Times New Roman" w:cs="Times New Roman"/>
            <w:spacing w:val="-2"/>
            <w:sz w:val="21"/>
            <w:szCs w:val="21"/>
            <w:lang w:eastAsia="zh-CN"/>
          </w:rPr>
          <w:delText xml:space="preserve"> B7</w:delText>
        </w:r>
        <w:r w:rsidRPr="00343EDC" w:rsidDel="00DB6B6C">
          <w:rPr>
            <w:rFonts w:ascii="Times New Roman" w:hAnsi="Times New Roman" w:cs="Times New Roman"/>
            <w:spacing w:val="-2"/>
            <w:sz w:val="21"/>
            <w:szCs w:val="21"/>
            <w:lang w:eastAsia="zh-CN"/>
          </w:rPr>
          <w:delText>和</w:delText>
        </w:r>
        <w:r w:rsidRPr="00343EDC" w:rsidDel="00DB6B6C">
          <w:rPr>
            <w:rFonts w:ascii="Times New Roman" w:hAnsi="Times New Roman" w:cs="Times New Roman"/>
            <w:spacing w:val="-2"/>
            <w:sz w:val="21"/>
            <w:szCs w:val="21"/>
            <w:lang w:eastAsia="zh-CN"/>
          </w:rPr>
          <w:delText>B8</w:delText>
        </w:r>
        <w:r w:rsidRPr="00343EDC" w:rsidDel="00DB6B6C">
          <w:rPr>
            <w:rFonts w:ascii="Times New Roman" w:hAnsi="Times New Roman" w:cs="Times New Roman"/>
            <w:spacing w:val="-2"/>
            <w:sz w:val="21"/>
            <w:szCs w:val="21"/>
            <w:lang w:eastAsia="zh-CN"/>
          </w:rPr>
          <w:delText>试件声发射幅值随加载过程的演化</w:delText>
        </w:r>
        <w:r w:rsidRPr="00A5678D" w:rsidDel="00DB6B6C">
          <w:rPr>
            <w:rFonts w:ascii="Times New Roman" w:hAnsi="Times New Roman" w:cs="Times New Roman"/>
            <w:spacing w:val="-2"/>
            <w:sz w:val="21"/>
            <w:szCs w:val="21"/>
            <w:lang w:eastAsia="zh-CN"/>
          </w:rPr>
          <w:br/>
          <w:delText>(a) B7</w:delText>
        </w:r>
        <w:r w:rsidRPr="00A5678D" w:rsidDel="00DB6B6C">
          <w:rPr>
            <w:rFonts w:ascii="Times New Roman" w:hAnsi="Times New Roman" w:cs="Times New Roman"/>
            <w:spacing w:val="-2"/>
            <w:sz w:val="21"/>
            <w:szCs w:val="21"/>
            <w:lang w:eastAsia="zh-CN"/>
          </w:rPr>
          <w:delText>；</w:delText>
        </w:r>
        <w:r w:rsidRPr="00A5678D" w:rsidDel="00DB6B6C">
          <w:rPr>
            <w:rFonts w:ascii="Times New Roman" w:hAnsi="Times New Roman" w:cs="Times New Roman"/>
            <w:spacing w:val="-2"/>
            <w:sz w:val="21"/>
            <w:szCs w:val="21"/>
            <w:lang w:eastAsia="zh-CN"/>
          </w:rPr>
          <w:delText>(b) B8</w:delText>
        </w:r>
      </w:del>
    </w:p>
    <w:p w14:paraId="1DC68C4D" w14:textId="321AAECB" w:rsidR="00682C85" w:rsidDel="00DB6B6C" w:rsidRDefault="00B022F3" w:rsidP="00B022F3">
      <w:pPr>
        <w:pStyle w:val="a3"/>
        <w:spacing w:before="37" w:line="274" w:lineRule="auto"/>
        <w:ind w:left="21" w:right="328" w:firstLine="420"/>
        <w:jc w:val="both"/>
        <w:rPr>
          <w:del w:id="18" w:author="宁 张" w:date="2026-09-23T17:34:00Z" w16du:dateUtc="2026-09-23T09:34:00Z"/>
          <w:rFonts w:ascii="Times New Roman" w:hAnsi="Times New Roman" w:cs="Times New Roman"/>
          <w:spacing w:val="-2"/>
          <w:sz w:val="21"/>
          <w:szCs w:val="21"/>
          <w:lang w:eastAsia="zh-CN"/>
        </w:rPr>
      </w:pPr>
      <w:del w:id="19" w:author="宁 张" w:date="2026-09-23T17:34:00Z" w16du:dateUtc="2026-09-23T09:34:00Z">
        <w:r w:rsidRPr="00B022F3" w:rsidDel="00DB6B6C">
          <w:rPr>
            <w:rFonts w:ascii="Times New Roman" w:hAnsi="Times New Roman" w:cs="Times New Roman"/>
            <w:spacing w:val="-2"/>
            <w:sz w:val="21"/>
            <w:szCs w:val="21"/>
            <w:lang w:eastAsia="zh-CN"/>
          </w:rPr>
          <w:delText>与</w:delText>
        </w:r>
        <w:r w:rsidRPr="00B022F3" w:rsidDel="00DB6B6C">
          <w:rPr>
            <w:rFonts w:ascii="Times New Roman" w:hAnsi="Times New Roman" w:cs="Times New Roman"/>
            <w:spacing w:val="-2"/>
            <w:sz w:val="21"/>
            <w:szCs w:val="21"/>
            <w:lang w:eastAsia="zh-CN"/>
          </w:rPr>
          <w:delText>MFCC</w:delText>
        </w:r>
        <w:r w:rsidRPr="00B022F3" w:rsidDel="00DB6B6C">
          <w:rPr>
            <w:rFonts w:ascii="Times New Roman" w:hAnsi="Times New Roman" w:cs="Times New Roman"/>
            <w:spacing w:val="-2"/>
            <w:sz w:val="21"/>
            <w:szCs w:val="21"/>
            <w:lang w:eastAsia="zh-CN"/>
          </w:rPr>
          <w:delText>时序演化相对应，</w:delText>
        </w:r>
        <w:r w:rsidRPr="00B022F3" w:rsidDel="00DB6B6C">
          <w:rPr>
            <w:rFonts w:ascii="Times New Roman" w:hAnsi="Times New Roman" w:cs="Times New Roman"/>
            <w:spacing w:val="-2"/>
            <w:sz w:val="21"/>
            <w:szCs w:val="21"/>
            <w:lang w:eastAsia="zh-CN"/>
          </w:rPr>
          <w:delText>B7</w:delText>
        </w:r>
        <w:r w:rsidRPr="00B022F3" w:rsidDel="00DB6B6C">
          <w:rPr>
            <w:rFonts w:ascii="Times New Roman" w:hAnsi="Times New Roman" w:cs="Times New Roman"/>
            <w:spacing w:val="-2"/>
            <w:sz w:val="21"/>
            <w:szCs w:val="21"/>
            <w:lang w:eastAsia="zh-CN"/>
          </w:rPr>
          <w:delText>和</w:delText>
        </w:r>
        <w:r w:rsidRPr="00B022F3" w:rsidDel="00DB6B6C">
          <w:rPr>
            <w:rFonts w:ascii="Times New Roman" w:hAnsi="Times New Roman" w:cs="Times New Roman"/>
            <w:spacing w:val="-2"/>
            <w:sz w:val="21"/>
            <w:szCs w:val="21"/>
            <w:lang w:eastAsia="zh-CN"/>
          </w:rPr>
          <w:delText>B8</w:delText>
        </w:r>
        <w:r w:rsidRPr="00B022F3" w:rsidDel="00DB6B6C">
          <w:rPr>
            <w:rFonts w:ascii="Times New Roman" w:hAnsi="Times New Roman" w:cs="Times New Roman"/>
            <w:spacing w:val="-2"/>
            <w:sz w:val="21"/>
            <w:szCs w:val="21"/>
            <w:lang w:eastAsia="zh-CN"/>
          </w:rPr>
          <w:delText>试件在整个加载过程中均持续产生声发射活动，其中低、中幅值事件占据较大比例。</w:delText>
        </w:r>
        <w:r w:rsidR="00682C85" w:rsidRPr="00682C85" w:rsidDel="00DB6B6C">
          <w:rPr>
            <w:rFonts w:ascii="Times New Roman" w:hAnsi="Times New Roman" w:cs="Times New Roman"/>
            <w:spacing w:val="-2"/>
            <w:sz w:val="21"/>
            <w:szCs w:val="21"/>
            <w:lang w:eastAsia="zh-CN"/>
          </w:rPr>
          <w:delText>与</w:delText>
        </w:r>
        <w:r w:rsidR="00682C85" w:rsidRPr="00682C85" w:rsidDel="00DB6B6C">
          <w:rPr>
            <w:rFonts w:ascii="Times New Roman" w:hAnsi="Times New Roman" w:cs="Times New Roman"/>
            <w:spacing w:val="-2"/>
            <w:sz w:val="21"/>
            <w:szCs w:val="21"/>
            <w:lang w:eastAsia="zh-CN"/>
          </w:rPr>
          <w:delText>MFCC</w:delText>
        </w:r>
        <w:r w:rsidR="00682C85" w:rsidRPr="00682C85" w:rsidDel="00DB6B6C">
          <w:rPr>
            <w:rFonts w:ascii="Times New Roman" w:hAnsi="Times New Roman" w:cs="Times New Roman"/>
            <w:spacing w:val="-2"/>
            <w:sz w:val="21"/>
            <w:szCs w:val="21"/>
            <w:lang w:eastAsia="zh-CN"/>
          </w:rPr>
          <w:delText>时序演化相对应，</w:delText>
        </w:r>
        <w:r w:rsidR="00682C85" w:rsidRPr="00682C85" w:rsidDel="00DB6B6C">
          <w:rPr>
            <w:rFonts w:ascii="Times New Roman" w:hAnsi="Times New Roman" w:cs="Times New Roman"/>
            <w:spacing w:val="-2"/>
            <w:sz w:val="21"/>
            <w:szCs w:val="21"/>
            <w:lang w:eastAsia="zh-CN"/>
          </w:rPr>
          <w:delText>B7</w:delText>
        </w:r>
        <w:r w:rsidR="00682C85" w:rsidRPr="00682C85" w:rsidDel="00DB6B6C">
          <w:rPr>
            <w:rFonts w:ascii="Times New Roman" w:hAnsi="Times New Roman" w:cs="Times New Roman"/>
            <w:spacing w:val="-2"/>
            <w:sz w:val="21"/>
            <w:szCs w:val="21"/>
            <w:lang w:eastAsia="zh-CN"/>
          </w:rPr>
          <w:delText>和</w:delText>
        </w:r>
        <w:r w:rsidR="00682C85" w:rsidRPr="00682C85" w:rsidDel="00DB6B6C">
          <w:rPr>
            <w:rFonts w:ascii="Times New Roman" w:hAnsi="Times New Roman" w:cs="Times New Roman"/>
            <w:spacing w:val="-2"/>
            <w:sz w:val="21"/>
            <w:szCs w:val="21"/>
            <w:lang w:eastAsia="zh-CN"/>
          </w:rPr>
          <w:delText>B8</w:delText>
        </w:r>
        <w:r w:rsidR="00682C85" w:rsidRPr="00682C85" w:rsidDel="00DB6B6C">
          <w:rPr>
            <w:rFonts w:ascii="Times New Roman" w:hAnsi="Times New Roman" w:cs="Times New Roman"/>
            <w:spacing w:val="-2"/>
            <w:sz w:val="21"/>
            <w:szCs w:val="21"/>
            <w:lang w:eastAsia="zh-CN"/>
          </w:rPr>
          <w:delText>试件在整个加载过程中均持续产生声发射活动，其中以低、中幅值事件为主，并伴随少量高幅值事件。随着荷载接近峰值，声发射事件在时间上的聚集程度进一步增强，峰值附近出现较为密集的</w:delText>
        </w:r>
        <w:r w:rsidR="00682C85" w:rsidRPr="00682C85" w:rsidDel="00DB6B6C">
          <w:rPr>
            <w:rFonts w:ascii="Times New Roman" w:hAnsi="Times New Roman" w:cs="Times New Roman"/>
            <w:spacing w:val="-2"/>
            <w:sz w:val="21"/>
            <w:szCs w:val="21"/>
            <w:lang w:eastAsia="zh-CN"/>
          </w:rPr>
          <w:delText>AE</w:delText>
        </w:r>
        <w:r w:rsidR="00682C85" w:rsidRPr="00682C85" w:rsidDel="00DB6B6C">
          <w:rPr>
            <w:rFonts w:ascii="Times New Roman" w:hAnsi="Times New Roman" w:cs="Times New Roman"/>
            <w:spacing w:val="-2"/>
            <w:sz w:val="21"/>
            <w:szCs w:val="21"/>
            <w:lang w:eastAsia="zh-CN"/>
          </w:rPr>
          <w:delText>活动。结合</w:delText>
        </w:r>
        <w:r w:rsidR="00682C85" w:rsidRPr="00682C85" w:rsidDel="00DB6B6C">
          <w:rPr>
            <w:rFonts w:ascii="Times New Roman" w:hAnsi="Times New Roman" w:cs="Times New Roman"/>
            <w:spacing w:val="-2"/>
            <w:sz w:val="21"/>
            <w:szCs w:val="21"/>
            <w:lang w:eastAsia="zh-CN"/>
          </w:rPr>
          <w:delText>MFCC</w:delText>
        </w:r>
        <w:r w:rsidR="00682C85" w:rsidRPr="00682C85" w:rsidDel="00DB6B6C">
          <w:rPr>
            <w:rFonts w:ascii="Times New Roman" w:hAnsi="Times New Roman" w:cs="Times New Roman"/>
            <w:spacing w:val="-2"/>
            <w:sz w:val="21"/>
            <w:szCs w:val="21"/>
            <w:lang w:eastAsia="zh-CN"/>
          </w:rPr>
          <w:delText>时序结果可以发现，多阶</w:delText>
        </w:r>
        <w:r w:rsidR="00682C85" w:rsidRPr="00682C85" w:rsidDel="00DB6B6C">
          <w:rPr>
            <w:rFonts w:ascii="Times New Roman" w:hAnsi="Times New Roman" w:cs="Times New Roman"/>
            <w:spacing w:val="-2"/>
            <w:sz w:val="21"/>
            <w:szCs w:val="21"/>
            <w:lang w:eastAsia="zh-CN"/>
          </w:rPr>
          <w:delText>MFCC</w:delText>
        </w:r>
        <w:r w:rsidR="00682C85" w:rsidRPr="00682C85" w:rsidDel="00DB6B6C">
          <w:rPr>
            <w:rFonts w:ascii="Times New Roman" w:hAnsi="Times New Roman" w:cs="Times New Roman"/>
            <w:spacing w:val="-2"/>
            <w:sz w:val="21"/>
            <w:szCs w:val="21"/>
            <w:lang w:eastAsia="zh-CN"/>
          </w:rPr>
          <w:delText>发生明显偏移和波动增强的时间区间与峰值附近声发射活动增强具有较好的对应关系。</w:delText>
        </w:r>
        <w:commentRangeEnd w:id="2"/>
        <w:r w:rsidR="00DB6B6C" w:rsidDel="00DB6B6C">
          <w:rPr>
            <w:rStyle w:val="ae"/>
            <w:rFonts w:ascii="Times New Roman" w:hAnsi="Times New Roman" w:cs="Times New Roman"/>
            <w:spacing w:val="-2"/>
            <w:lang w:eastAsia="zh-CN"/>
          </w:rPr>
          <w:commentReference w:id="2"/>
        </w:r>
      </w:del>
    </w:p>
    <w:p w14:paraId="77BB511E" w14:textId="6D36C19B" w:rsidR="00682C85" w:rsidRDefault="00682C85" w:rsidP="00B022F3">
      <w:pPr>
        <w:pStyle w:val="a3"/>
        <w:spacing w:before="37" w:line="274" w:lineRule="auto"/>
        <w:ind w:left="21" w:right="328" w:firstLine="420"/>
        <w:jc w:val="both"/>
        <w:rPr>
          <w:rFonts w:ascii="Times New Roman" w:hAnsi="Times New Roman" w:cs="Times New Roman"/>
          <w:spacing w:val="-2"/>
          <w:sz w:val="21"/>
          <w:szCs w:val="21"/>
          <w:lang w:eastAsia="zh-CN"/>
        </w:rPr>
      </w:pPr>
      <w:commentRangeStart w:id="20"/>
      <w:r w:rsidRPr="00682C85">
        <w:rPr>
          <w:rFonts w:ascii="Times New Roman" w:hAnsi="Times New Roman" w:cs="Times New Roman"/>
          <w:spacing w:val="-2"/>
          <w:sz w:val="21"/>
          <w:szCs w:val="21"/>
          <w:lang w:eastAsia="zh-CN"/>
        </w:rPr>
        <w:t>为定量比较</w:t>
      </w:r>
      <w:r w:rsidRPr="00682C85">
        <w:rPr>
          <w:rFonts w:ascii="Times New Roman" w:hAnsi="Times New Roman" w:cs="Times New Roman"/>
          <w:spacing w:val="-2"/>
          <w:sz w:val="21"/>
          <w:szCs w:val="21"/>
          <w:lang w:eastAsia="zh-CN"/>
        </w:rPr>
        <w:t>MFCC</w:t>
      </w:r>
      <w:r w:rsidRPr="00682C85">
        <w:rPr>
          <w:rFonts w:ascii="Times New Roman" w:hAnsi="Times New Roman" w:cs="Times New Roman"/>
          <w:spacing w:val="-2"/>
          <w:sz w:val="21"/>
          <w:szCs w:val="21"/>
          <w:lang w:eastAsia="zh-CN"/>
        </w:rPr>
        <w:t>参数在不同力学状态下的分布差异，依据归一化荷载选取两个具有明显状态差异的时间区间进行统计分析。其中，将</w:t>
      </w:r>
      <w:r w:rsidRPr="00682C85">
        <w:rPr>
          <w:rFonts w:ascii="Times New Roman" w:hAnsi="Times New Roman" w:cs="Times New Roman"/>
          <w:spacing w:val="-2"/>
          <w:sz w:val="21"/>
          <w:szCs w:val="21"/>
          <w:lang w:eastAsia="zh-CN"/>
        </w:rPr>
        <w:t xml:space="preserve"> 0.20≤P/P</w:t>
      </w:r>
      <w:r w:rsidRPr="00682C85">
        <w:rPr>
          <w:rFonts w:ascii="Times New Roman" w:hAnsi="Times New Roman" w:cs="Times New Roman"/>
          <w:spacing w:val="-2"/>
          <w:sz w:val="21"/>
          <w:szCs w:val="21"/>
          <w:vertAlign w:val="subscript"/>
          <w:lang w:eastAsia="zh-CN"/>
        </w:rPr>
        <w:t>max</w:t>
      </w:r>
      <w:r w:rsidRPr="00682C85">
        <w:rPr>
          <w:rFonts w:ascii="Times New Roman" w:hAnsi="Times New Roman" w:cs="Times New Roman"/>
          <w:spacing w:val="-2"/>
          <w:sz w:val="21"/>
          <w:szCs w:val="21"/>
          <w:lang w:eastAsia="zh-CN"/>
        </w:rPr>
        <w:t>≤0.70</w:t>
      </w:r>
      <w:r>
        <w:rPr>
          <w:rFonts w:ascii="Times New Roman" w:hAnsi="Times New Roman" w:cs="Times New Roman" w:hint="eastAsia"/>
          <w:spacing w:val="-2"/>
          <w:sz w:val="21"/>
          <w:szCs w:val="21"/>
          <w:lang w:eastAsia="zh-CN"/>
        </w:rPr>
        <w:t xml:space="preserve"> </w:t>
      </w:r>
      <w:r w:rsidRPr="00682C85">
        <w:rPr>
          <w:rFonts w:ascii="Times New Roman" w:hAnsi="Times New Roman" w:cs="Times New Roman"/>
          <w:spacing w:val="-2"/>
          <w:sz w:val="21"/>
          <w:szCs w:val="21"/>
          <w:lang w:eastAsia="zh-CN"/>
        </w:rPr>
        <w:t>定义为峰前稳定阶段，将峰前荷载首次达到</w:t>
      </w:r>
      <w:r w:rsidRPr="00682C85">
        <w:rPr>
          <w:rFonts w:ascii="Times New Roman" w:hAnsi="Times New Roman" w:cs="Times New Roman"/>
          <w:spacing w:val="-2"/>
          <w:sz w:val="21"/>
          <w:szCs w:val="21"/>
          <w:lang w:eastAsia="zh-CN"/>
        </w:rPr>
        <w:t xml:space="preserve"> 0.90P</w:t>
      </w:r>
      <w:r w:rsidRPr="00682C85">
        <w:rPr>
          <w:rFonts w:ascii="Times New Roman" w:hAnsi="Times New Roman" w:cs="Times New Roman"/>
          <w:spacing w:val="-2"/>
          <w:sz w:val="21"/>
          <w:szCs w:val="21"/>
          <w:vertAlign w:val="subscript"/>
          <w:lang w:eastAsia="zh-CN"/>
        </w:rPr>
        <w:t>max</w:t>
      </w:r>
      <w:r w:rsidRPr="00682C85">
        <w:rPr>
          <w:rFonts w:ascii="Times New Roman" w:hAnsi="Times New Roman" w:cs="Times New Roman"/>
          <w:spacing w:val="-2"/>
          <w:sz w:val="21"/>
          <w:szCs w:val="21"/>
          <w:lang w:eastAsia="zh-CN"/>
        </w:rPr>
        <w:t xml:space="preserve"> </w:t>
      </w:r>
      <w:r w:rsidRPr="00682C85">
        <w:rPr>
          <w:rFonts w:ascii="Times New Roman" w:hAnsi="Times New Roman" w:cs="Times New Roman"/>
          <w:spacing w:val="-2"/>
          <w:sz w:val="21"/>
          <w:szCs w:val="21"/>
          <w:lang w:eastAsia="zh-CN"/>
        </w:rPr>
        <w:t>至峰后首次下降至</w:t>
      </w:r>
      <w:r w:rsidRPr="00682C85">
        <w:rPr>
          <w:rFonts w:ascii="Times New Roman" w:hAnsi="Times New Roman" w:cs="Times New Roman"/>
          <w:spacing w:val="-2"/>
          <w:sz w:val="21"/>
          <w:szCs w:val="21"/>
          <w:lang w:eastAsia="zh-CN"/>
        </w:rPr>
        <w:t xml:space="preserve"> 0.90P</w:t>
      </w:r>
      <w:r w:rsidRPr="00682C85">
        <w:rPr>
          <w:rFonts w:ascii="Times New Roman" w:hAnsi="Times New Roman" w:cs="Times New Roman"/>
          <w:spacing w:val="-2"/>
          <w:sz w:val="21"/>
          <w:szCs w:val="21"/>
          <w:vertAlign w:val="subscript"/>
          <w:lang w:eastAsia="zh-CN"/>
        </w:rPr>
        <w:t>max</w:t>
      </w:r>
      <w:r>
        <w:rPr>
          <w:rFonts w:ascii="Times New Roman" w:hAnsi="Times New Roman" w:cs="Times New Roman" w:hint="eastAsia"/>
          <w:spacing w:val="-2"/>
          <w:sz w:val="21"/>
          <w:szCs w:val="21"/>
          <w:lang w:eastAsia="zh-CN"/>
        </w:rPr>
        <w:t xml:space="preserve"> </w:t>
      </w:r>
      <w:r w:rsidRPr="00682C85">
        <w:rPr>
          <w:rFonts w:ascii="Times New Roman" w:hAnsi="Times New Roman" w:cs="Times New Roman"/>
          <w:spacing w:val="-2"/>
          <w:sz w:val="21"/>
          <w:szCs w:val="21"/>
          <w:lang w:eastAsia="zh-CN"/>
        </w:rPr>
        <w:t>的时间区间定义为峰值</w:t>
      </w:r>
      <w:r w:rsidRPr="00682C85">
        <w:rPr>
          <w:rFonts w:ascii="Times New Roman" w:hAnsi="Times New Roman" w:cs="Times New Roman"/>
          <w:spacing w:val="-2"/>
          <w:sz w:val="21"/>
          <w:szCs w:val="21"/>
          <w:lang w:eastAsia="zh-CN"/>
        </w:rPr>
        <w:lastRenderedPageBreak/>
        <w:t>附近断裂阶段。两阶段之间的过渡区间不参与统计比较，以减小状态过渡对敏感特征筛选结果的影响。该划分主要用于建立不同试件间统一的</w:t>
      </w:r>
      <w:r w:rsidRPr="00682C85">
        <w:rPr>
          <w:rFonts w:ascii="Times New Roman" w:hAnsi="Times New Roman" w:cs="Times New Roman"/>
          <w:spacing w:val="-2"/>
          <w:sz w:val="21"/>
          <w:szCs w:val="21"/>
          <w:lang w:eastAsia="zh-CN"/>
        </w:rPr>
        <w:t>MFCC</w:t>
      </w:r>
      <w:r w:rsidRPr="00682C85">
        <w:rPr>
          <w:rFonts w:ascii="Times New Roman" w:hAnsi="Times New Roman" w:cs="Times New Roman"/>
          <w:spacing w:val="-2"/>
          <w:sz w:val="21"/>
          <w:szCs w:val="21"/>
          <w:lang w:eastAsia="zh-CN"/>
        </w:rPr>
        <w:t>统计比较基准，而具体断裂演化过程则进一步结合</w:t>
      </w:r>
      <w:r w:rsidRPr="00682C85">
        <w:rPr>
          <w:rFonts w:ascii="Times New Roman" w:hAnsi="Times New Roman" w:cs="Times New Roman"/>
          <w:spacing w:val="-2"/>
          <w:sz w:val="21"/>
          <w:szCs w:val="21"/>
          <w:lang w:eastAsia="zh-CN"/>
        </w:rPr>
        <w:t>DIC</w:t>
      </w:r>
      <w:r w:rsidRPr="00682C85">
        <w:rPr>
          <w:rFonts w:ascii="Times New Roman" w:hAnsi="Times New Roman" w:cs="Times New Roman"/>
          <w:spacing w:val="-2"/>
          <w:sz w:val="21"/>
          <w:szCs w:val="21"/>
          <w:lang w:eastAsia="zh-CN"/>
        </w:rPr>
        <w:t>应变场进行分析。</w:t>
      </w:r>
      <w:commentRangeEnd w:id="20"/>
      <w:r w:rsidR="00DB6B6C">
        <w:rPr>
          <w:rStyle w:val="ae"/>
          <w:rFonts w:ascii="Times New Roman" w:hAnsi="Times New Roman" w:cs="Times New Roman"/>
          <w:spacing w:val="-2"/>
          <w:lang w:eastAsia="zh-CN"/>
        </w:rPr>
        <w:commentReference w:id="20"/>
      </w:r>
    </w:p>
    <w:p w14:paraId="48B72F48" w14:textId="4C036F4F" w:rsidR="007C5582" w:rsidRDefault="00886009" w:rsidP="00B022F3">
      <w:pPr>
        <w:pStyle w:val="a3"/>
        <w:spacing w:before="37" w:line="274" w:lineRule="auto"/>
        <w:ind w:left="21" w:right="328" w:firstLine="420"/>
        <w:jc w:val="both"/>
        <w:rPr>
          <w:rFonts w:ascii="Times New Roman" w:hAnsi="Times New Roman" w:cs="Times New Roman"/>
          <w:spacing w:val="-2"/>
          <w:sz w:val="21"/>
          <w:szCs w:val="21"/>
          <w:lang w:eastAsia="zh-CN"/>
        </w:rPr>
      </w:pPr>
      <w:commentRangeStart w:id="21"/>
      <w:r w:rsidRPr="00886009">
        <w:rPr>
          <w:rFonts w:ascii="Times New Roman" w:hAnsi="Times New Roman" w:cs="Times New Roman"/>
          <w:spacing w:val="-2"/>
          <w:sz w:val="21"/>
          <w:szCs w:val="21"/>
          <w:lang w:eastAsia="zh-CN"/>
        </w:rPr>
        <w:t>为进一步定量评价不同阶</w:t>
      </w:r>
      <w:r w:rsidRPr="00886009">
        <w:rPr>
          <w:rFonts w:ascii="Times New Roman" w:hAnsi="Times New Roman" w:cs="Times New Roman"/>
          <w:spacing w:val="-2"/>
          <w:sz w:val="21"/>
          <w:szCs w:val="21"/>
          <w:lang w:eastAsia="zh-CN"/>
        </w:rPr>
        <w:t>MFCC</w:t>
      </w:r>
      <w:r w:rsidRPr="00886009">
        <w:rPr>
          <w:rFonts w:ascii="Times New Roman" w:hAnsi="Times New Roman" w:cs="Times New Roman"/>
          <w:spacing w:val="-2"/>
          <w:sz w:val="21"/>
          <w:szCs w:val="21"/>
          <w:lang w:eastAsia="zh-CN"/>
        </w:rPr>
        <w:t>参数对断裂过程的敏感程度，分别统计</w:t>
      </w:r>
      <w:r w:rsidRPr="00886009">
        <w:rPr>
          <w:rFonts w:ascii="Times New Roman" w:hAnsi="Times New Roman" w:cs="Times New Roman"/>
          <w:spacing w:val="-2"/>
          <w:sz w:val="21"/>
          <w:szCs w:val="21"/>
          <w:lang w:eastAsia="zh-CN"/>
        </w:rPr>
        <w:t>B7</w:t>
      </w:r>
      <w:r w:rsidRPr="00886009">
        <w:rPr>
          <w:rFonts w:ascii="Times New Roman" w:hAnsi="Times New Roman" w:cs="Times New Roman"/>
          <w:spacing w:val="-2"/>
          <w:sz w:val="21"/>
          <w:szCs w:val="21"/>
          <w:lang w:eastAsia="zh-CN"/>
        </w:rPr>
        <w:t>和</w:t>
      </w:r>
      <w:r w:rsidRPr="00886009">
        <w:rPr>
          <w:rFonts w:ascii="Times New Roman" w:hAnsi="Times New Roman" w:cs="Times New Roman"/>
          <w:spacing w:val="-2"/>
          <w:sz w:val="21"/>
          <w:szCs w:val="21"/>
          <w:lang w:eastAsia="zh-CN"/>
        </w:rPr>
        <w:t>B8</w:t>
      </w:r>
      <w:r w:rsidRPr="00886009">
        <w:rPr>
          <w:rFonts w:ascii="Times New Roman" w:hAnsi="Times New Roman" w:cs="Times New Roman"/>
          <w:spacing w:val="-2"/>
          <w:sz w:val="21"/>
          <w:szCs w:val="21"/>
          <w:lang w:eastAsia="zh-CN"/>
        </w:rPr>
        <w:t>试件非断裂阶段与峰值附近断裂阶段的</w:t>
      </w:r>
      <w:r w:rsidRPr="00886009">
        <w:rPr>
          <w:rFonts w:ascii="Times New Roman" w:hAnsi="Times New Roman" w:cs="Times New Roman"/>
          <w:spacing w:val="-2"/>
          <w:sz w:val="21"/>
          <w:szCs w:val="21"/>
          <w:lang w:eastAsia="zh-CN"/>
        </w:rPr>
        <w:t>MFCC</w:t>
      </w:r>
      <w:r w:rsidRPr="00886009">
        <w:rPr>
          <w:rFonts w:ascii="Times New Roman" w:hAnsi="Times New Roman" w:cs="Times New Roman"/>
          <w:spacing w:val="-2"/>
          <w:sz w:val="21"/>
          <w:szCs w:val="21"/>
          <w:lang w:eastAsia="zh-CN"/>
        </w:rPr>
        <w:t>分布特征，并采用</w:t>
      </w:r>
      <w:r w:rsidRPr="00886009">
        <w:rPr>
          <w:rFonts w:ascii="Times New Roman" w:hAnsi="Times New Roman" w:cs="Times New Roman"/>
          <w:spacing w:val="-2"/>
          <w:sz w:val="21"/>
          <w:szCs w:val="21"/>
          <w:lang w:eastAsia="zh-CN"/>
        </w:rPr>
        <w:t xml:space="preserve">Cohen's d </w:t>
      </w:r>
      <w:r w:rsidRPr="00886009">
        <w:rPr>
          <w:rFonts w:ascii="Times New Roman" w:hAnsi="Times New Roman" w:cs="Times New Roman" w:hint="eastAsia"/>
          <w:spacing w:val="-2"/>
          <w:sz w:val="21"/>
          <w:szCs w:val="21"/>
          <w:u w:val="single"/>
          <w:lang w:eastAsia="zh-CN"/>
        </w:rPr>
        <w:t>【引用】</w:t>
      </w:r>
      <w:r w:rsidRPr="00886009">
        <w:rPr>
          <w:rFonts w:ascii="Times New Roman" w:hAnsi="Times New Roman" w:cs="Times New Roman"/>
          <w:spacing w:val="-2"/>
          <w:sz w:val="21"/>
          <w:szCs w:val="21"/>
          <w:lang w:eastAsia="zh-CN"/>
        </w:rPr>
        <w:t>表征两个阶段之间的标准化差异</w:t>
      </w:r>
      <w:r w:rsidR="00885F3E">
        <w:rPr>
          <w:rFonts w:ascii="Times New Roman" w:hAnsi="Times New Roman" w:cs="Times New Roman" w:hint="eastAsia"/>
          <w:spacing w:val="-2"/>
          <w:sz w:val="21"/>
          <w:szCs w:val="21"/>
          <w:lang w:eastAsia="zh-CN"/>
        </w:rPr>
        <w:t>，</w:t>
      </w:r>
      <w:r w:rsidR="00885F3E" w:rsidRPr="00885F3E">
        <w:rPr>
          <w:rFonts w:ascii="Times New Roman" w:hAnsi="Times New Roman" w:cs="Times New Roman"/>
          <w:spacing w:val="-2"/>
          <w:sz w:val="21"/>
          <w:szCs w:val="21"/>
          <w:lang w:eastAsia="zh-CN"/>
        </w:rPr>
        <w:t xml:space="preserve">Cohen's d </w:t>
      </w:r>
      <w:r w:rsidR="00885F3E" w:rsidRPr="00885F3E">
        <w:rPr>
          <w:rFonts w:ascii="Times New Roman" w:hAnsi="Times New Roman" w:cs="Times New Roman"/>
          <w:spacing w:val="-2"/>
          <w:sz w:val="21"/>
          <w:szCs w:val="21"/>
          <w:lang w:eastAsia="zh-CN"/>
        </w:rPr>
        <w:t>以两阶段</w:t>
      </w:r>
      <w:r w:rsidR="00885F3E" w:rsidRPr="00885F3E">
        <w:rPr>
          <w:rFonts w:ascii="Times New Roman" w:hAnsi="Times New Roman" w:cs="Times New Roman"/>
          <w:spacing w:val="-2"/>
          <w:sz w:val="21"/>
          <w:szCs w:val="21"/>
          <w:lang w:eastAsia="zh-CN"/>
        </w:rPr>
        <w:t>MFCC</w:t>
      </w:r>
      <w:r w:rsidR="00885F3E" w:rsidRPr="00885F3E">
        <w:rPr>
          <w:rFonts w:ascii="Times New Roman" w:hAnsi="Times New Roman" w:cs="Times New Roman"/>
          <w:spacing w:val="-2"/>
          <w:sz w:val="21"/>
          <w:szCs w:val="21"/>
          <w:lang w:eastAsia="zh-CN"/>
        </w:rPr>
        <w:t>均值之差与合并标准差之比表征阶段效应量，其中</w:t>
      </w:r>
      <w:r w:rsidR="00885F3E" w:rsidRPr="00885F3E">
        <w:rPr>
          <w:rFonts w:ascii="Times New Roman" w:hAnsi="Times New Roman" w:cs="Times New Roman"/>
          <w:spacing w:val="-2"/>
          <w:sz w:val="21"/>
          <w:szCs w:val="21"/>
          <w:lang w:eastAsia="zh-CN"/>
        </w:rPr>
        <w:t xml:space="preserve"> </w:t>
      </w:r>
      <w:r w:rsidR="00885F3E" w:rsidRPr="00885F3E">
        <w:rPr>
          <w:rFonts w:hint="eastAsia"/>
          <w:spacing w:val="-2"/>
          <w:sz w:val="21"/>
          <w:szCs w:val="21"/>
          <w:lang w:eastAsia="zh-CN"/>
        </w:rPr>
        <w:t>∣</w:t>
      </w:r>
      <w:r w:rsidR="00885F3E" w:rsidRPr="00885F3E">
        <w:rPr>
          <w:rFonts w:ascii="Times New Roman" w:hAnsi="Times New Roman" w:cs="Times New Roman"/>
          <w:spacing w:val="-2"/>
          <w:sz w:val="21"/>
          <w:szCs w:val="21"/>
          <w:lang w:eastAsia="zh-CN"/>
        </w:rPr>
        <w:t>d</w:t>
      </w:r>
      <w:r w:rsidR="00885F3E" w:rsidRPr="00885F3E">
        <w:rPr>
          <w:rFonts w:hint="eastAsia"/>
          <w:spacing w:val="-2"/>
          <w:sz w:val="21"/>
          <w:szCs w:val="21"/>
          <w:lang w:eastAsia="zh-CN"/>
        </w:rPr>
        <w:t>∣</w:t>
      </w:r>
      <w:r w:rsidR="00885F3E">
        <w:rPr>
          <w:rFonts w:ascii="Times New Roman" w:hAnsi="Times New Roman" w:cs="Times New Roman" w:hint="eastAsia"/>
          <w:spacing w:val="-2"/>
          <w:sz w:val="21"/>
          <w:szCs w:val="21"/>
          <w:lang w:eastAsia="zh-CN"/>
        </w:rPr>
        <w:t xml:space="preserve"> </w:t>
      </w:r>
      <w:r w:rsidR="00885F3E" w:rsidRPr="00885F3E">
        <w:rPr>
          <w:rFonts w:ascii="Times New Roman" w:hAnsi="Times New Roman" w:cs="Times New Roman"/>
          <w:spacing w:val="-2"/>
          <w:sz w:val="21"/>
          <w:szCs w:val="21"/>
          <w:lang w:eastAsia="zh-CN"/>
        </w:rPr>
        <w:t>越大表示相应</w:t>
      </w:r>
      <w:r w:rsidR="00885F3E" w:rsidRPr="00885F3E">
        <w:rPr>
          <w:rFonts w:ascii="Times New Roman" w:hAnsi="Times New Roman" w:cs="Times New Roman"/>
          <w:spacing w:val="-2"/>
          <w:sz w:val="21"/>
          <w:szCs w:val="21"/>
          <w:lang w:eastAsia="zh-CN"/>
        </w:rPr>
        <w:t>MFCC</w:t>
      </w:r>
      <w:r w:rsidR="00885F3E" w:rsidRPr="00885F3E">
        <w:rPr>
          <w:rFonts w:ascii="Times New Roman" w:hAnsi="Times New Roman" w:cs="Times New Roman"/>
          <w:spacing w:val="-2"/>
          <w:sz w:val="21"/>
          <w:szCs w:val="21"/>
          <w:lang w:eastAsia="zh-CN"/>
        </w:rPr>
        <w:t>参数在两个阶段之间的标准化差异越明显</w:t>
      </w:r>
      <w:r w:rsidR="00885F3E">
        <w:rPr>
          <w:rFonts w:ascii="Times New Roman" w:hAnsi="Times New Roman" w:cs="Times New Roman" w:hint="eastAsia"/>
          <w:spacing w:val="-2"/>
          <w:sz w:val="21"/>
          <w:szCs w:val="21"/>
          <w:lang w:eastAsia="zh-CN"/>
        </w:rPr>
        <w:t>，而</w:t>
      </w:r>
      <w:r w:rsidR="00885F3E" w:rsidRPr="00885F3E">
        <w:rPr>
          <w:rFonts w:ascii="Times New Roman" w:hAnsi="Times New Roman" w:cs="Times New Roman"/>
          <w:spacing w:val="-2"/>
          <w:sz w:val="21"/>
          <w:szCs w:val="21"/>
          <w:lang w:eastAsia="zh-CN"/>
        </w:rPr>
        <w:t>d</w:t>
      </w:r>
      <w:r w:rsidR="00885F3E" w:rsidRPr="00885F3E">
        <w:rPr>
          <w:rFonts w:ascii="Times New Roman" w:hAnsi="Times New Roman" w:cs="Times New Roman"/>
          <w:spacing w:val="-2"/>
          <w:sz w:val="21"/>
          <w:szCs w:val="21"/>
          <w:lang w:eastAsia="zh-CN"/>
        </w:rPr>
        <w:t>的正负则反映峰值附近断裂阶段相对于峰前稳定阶段的变化方向</w:t>
      </w:r>
      <w:r w:rsidRPr="00886009">
        <w:rPr>
          <w:rFonts w:ascii="Times New Roman" w:hAnsi="Times New Roman" w:cs="Times New Roman"/>
          <w:spacing w:val="-2"/>
          <w:sz w:val="21"/>
          <w:szCs w:val="21"/>
          <w:lang w:eastAsia="zh-CN"/>
        </w:rPr>
        <w:t>。结果表明，</w:t>
      </w:r>
      <w:r w:rsidR="00885F3E" w:rsidRPr="00885F3E">
        <w:rPr>
          <w:rFonts w:ascii="Times New Roman" w:hAnsi="Times New Roman" w:cs="Times New Roman"/>
          <w:spacing w:val="-2"/>
          <w:sz w:val="21"/>
          <w:szCs w:val="21"/>
          <w:lang w:eastAsia="zh-CN"/>
        </w:rPr>
        <w:t>B7</w:t>
      </w:r>
      <w:r w:rsidR="00885F3E" w:rsidRPr="00885F3E">
        <w:rPr>
          <w:rFonts w:ascii="Times New Roman" w:hAnsi="Times New Roman" w:cs="Times New Roman"/>
          <w:spacing w:val="-2"/>
          <w:sz w:val="21"/>
          <w:szCs w:val="21"/>
          <w:lang w:eastAsia="zh-CN"/>
        </w:rPr>
        <w:t>和</w:t>
      </w:r>
      <w:r w:rsidR="00885F3E" w:rsidRPr="00885F3E">
        <w:rPr>
          <w:rFonts w:ascii="Times New Roman" w:hAnsi="Times New Roman" w:cs="Times New Roman"/>
          <w:spacing w:val="-2"/>
          <w:sz w:val="21"/>
          <w:szCs w:val="21"/>
          <w:lang w:eastAsia="zh-CN"/>
        </w:rPr>
        <w:t>B8</w:t>
      </w:r>
      <w:r w:rsidR="00885F3E" w:rsidRPr="00885F3E">
        <w:rPr>
          <w:rFonts w:ascii="Times New Roman" w:hAnsi="Times New Roman" w:cs="Times New Roman"/>
          <w:spacing w:val="-2"/>
          <w:sz w:val="21"/>
          <w:szCs w:val="21"/>
          <w:lang w:eastAsia="zh-CN"/>
        </w:rPr>
        <w:t>试件中具有较大阶段效应量的</w:t>
      </w:r>
      <w:r w:rsidR="00885F3E" w:rsidRPr="00885F3E">
        <w:rPr>
          <w:rFonts w:ascii="Times New Roman" w:hAnsi="Times New Roman" w:cs="Times New Roman"/>
          <w:spacing w:val="-2"/>
          <w:sz w:val="21"/>
          <w:szCs w:val="21"/>
          <w:lang w:eastAsia="zh-CN"/>
        </w:rPr>
        <w:t>MFCC</w:t>
      </w:r>
      <w:r w:rsidR="00885F3E" w:rsidRPr="00885F3E">
        <w:rPr>
          <w:rFonts w:ascii="Times New Roman" w:hAnsi="Times New Roman" w:cs="Times New Roman"/>
          <w:spacing w:val="-2"/>
          <w:sz w:val="21"/>
          <w:szCs w:val="21"/>
          <w:lang w:eastAsia="zh-CN"/>
        </w:rPr>
        <w:t>阶次并非完全一致，反映出混凝土材料非均质性以及不同裂纹扩展路径对声发射频谱特征的影响。然而，进一步比较两试件</w:t>
      </w:r>
      <w:r w:rsidR="00885F3E" w:rsidRPr="00885F3E">
        <w:rPr>
          <w:rFonts w:ascii="Times New Roman" w:hAnsi="Times New Roman" w:cs="Times New Roman"/>
          <w:spacing w:val="-2"/>
          <w:sz w:val="21"/>
          <w:szCs w:val="21"/>
          <w:lang w:eastAsia="zh-CN"/>
        </w:rPr>
        <w:t>MFCC</w:t>
      </w:r>
      <w:r w:rsidR="00885F3E" w:rsidRPr="00885F3E">
        <w:rPr>
          <w:rFonts w:ascii="Times New Roman" w:hAnsi="Times New Roman" w:cs="Times New Roman"/>
          <w:spacing w:val="-2"/>
          <w:sz w:val="21"/>
          <w:szCs w:val="21"/>
          <w:lang w:eastAsia="zh-CN"/>
        </w:rPr>
        <w:t>分布变化方向可以发现，</w:t>
      </w:r>
      <w:r w:rsidR="00885F3E" w:rsidRPr="00885F3E">
        <w:rPr>
          <w:rFonts w:ascii="Times New Roman" w:hAnsi="Times New Roman" w:cs="Times New Roman"/>
          <w:spacing w:val="-2"/>
          <w:sz w:val="21"/>
          <w:szCs w:val="21"/>
          <w:lang w:eastAsia="zh-CN"/>
        </w:rPr>
        <w:t>MFCC-5</w:t>
      </w:r>
      <w:r w:rsidR="00885F3E" w:rsidRPr="00885F3E">
        <w:rPr>
          <w:rFonts w:ascii="Times New Roman" w:hAnsi="Times New Roman" w:cs="Times New Roman"/>
          <w:spacing w:val="-2"/>
          <w:sz w:val="21"/>
          <w:szCs w:val="21"/>
          <w:lang w:eastAsia="zh-CN"/>
        </w:rPr>
        <w:t>、</w:t>
      </w:r>
      <w:r w:rsidR="00885F3E" w:rsidRPr="00885F3E">
        <w:rPr>
          <w:rFonts w:ascii="Times New Roman" w:hAnsi="Times New Roman" w:cs="Times New Roman"/>
          <w:spacing w:val="-2"/>
          <w:sz w:val="21"/>
          <w:szCs w:val="21"/>
          <w:lang w:eastAsia="zh-CN"/>
        </w:rPr>
        <w:t>MFCC-6</w:t>
      </w:r>
      <w:r w:rsidR="00885F3E" w:rsidRPr="00885F3E">
        <w:rPr>
          <w:rFonts w:ascii="Times New Roman" w:hAnsi="Times New Roman" w:cs="Times New Roman"/>
          <w:spacing w:val="-2"/>
          <w:sz w:val="21"/>
          <w:szCs w:val="21"/>
          <w:lang w:eastAsia="zh-CN"/>
        </w:rPr>
        <w:t>、</w:t>
      </w:r>
      <w:r w:rsidR="00885F3E" w:rsidRPr="00885F3E">
        <w:rPr>
          <w:rFonts w:ascii="Times New Roman" w:hAnsi="Times New Roman" w:cs="Times New Roman"/>
          <w:spacing w:val="-2"/>
          <w:sz w:val="21"/>
          <w:szCs w:val="21"/>
          <w:lang w:eastAsia="zh-CN"/>
        </w:rPr>
        <w:t>MFCC-10</w:t>
      </w:r>
      <w:r w:rsidR="00885F3E" w:rsidRPr="00885F3E">
        <w:rPr>
          <w:rFonts w:ascii="Times New Roman" w:hAnsi="Times New Roman" w:cs="Times New Roman"/>
          <w:spacing w:val="-2"/>
          <w:sz w:val="21"/>
          <w:szCs w:val="21"/>
          <w:lang w:eastAsia="zh-CN"/>
        </w:rPr>
        <w:t>和</w:t>
      </w:r>
      <w:r w:rsidR="00885F3E" w:rsidRPr="00885F3E">
        <w:rPr>
          <w:rFonts w:ascii="Times New Roman" w:hAnsi="Times New Roman" w:cs="Times New Roman"/>
          <w:spacing w:val="-2"/>
          <w:sz w:val="21"/>
          <w:szCs w:val="21"/>
          <w:lang w:eastAsia="zh-CN"/>
        </w:rPr>
        <w:t>MFCC-12</w:t>
      </w:r>
      <w:r w:rsidR="00885F3E" w:rsidRPr="00885F3E">
        <w:rPr>
          <w:rFonts w:ascii="Times New Roman" w:hAnsi="Times New Roman" w:cs="Times New Roman"/>
          <w:spacing w:val="-2"/>
          <w:sz w:val="21"/>
          <w:szCs w:val="21"/>
          <w:lang w:eastAsia="zh-CN"/>
        </w:rPr>
        <w:t>在两个试件中均表现出较为一致的阶段性迁移趋势，因此将其作为跨试件共同敏感特征进行重点讨论。</w:t>
      </w:r>
      <w:commentRangeEnd w:id="21"/>
      <w:r w:rsidR="00DB6B6C">
        <w:rPr>
          <w:rStyle w:val="ae"/>
          <w:rFonts w:ascii="Times New Roman" w:hAnsi="Times New Roman" w:cs="Times New Roman"/>
          <w:spacing w:val="-2"/>
          <w:lang w:eastAsia="zh-CN"/>
        </w:rPr>
        <w:commentReference w:id="21"/>
      </w:r>
    </w:p>
    <w:p w14:paraId="6B2C6392" w14:textId="10C8B1FA" w:rsidR="00885F3E" w:rsidRDefault="00C12927" w:rsidP="00C12927">
      <w:pPr>
        <w:pStyle w:val="a3"/>
        <w:spacing w:before="37" w:line="274" w:lineRule="auto"/>
        <w:ind w:right="328"/>
        <w:jc w:val="both"/>
        <w:rPr>
          <w:rFonts w:ascii="Times New Roman" w:hAnsi="Times New Roman" w:cs="Times New Roman"/>
          <w:spacing w:val="-2"/>
          <w:sz w:val="21"/>
          <w:szCs w:val="21"/>
          <w:lang w:eastAsia="zh-CN"/>
        </w:rPr>
      </w:pPr>
      <w:commentRangeStart w:id="22"/>
      <w:r w:rsidRPr="00C12927">
        <w:rPr>
          <w:rFonts w:ascii="Times New Roman" w:hAnsi="Times New Roman" w:cs="Times New Roman"/>
          <w:noProof/>
          <w:spacing w:val="-2"/>
          <w:sz w:val="21"/>
          <w:szCs w:val="21"/>
          <w:lang w:eastAsia="zh-CN"/>
        </w:rPr>
        <w:drawing>
          <wp:inline distT="0" distB="0" distL="0" distR="0" wp14:anchorId="7E6071E6" wp14:editId="6A240EC2">
            <wp:extent cx="4953662" cy="2570752"/>
            <wp:effectExtent l="0" t="0" r="0"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958823" cy="2573430"/>
                    </a:xfrm>
                    <a:prstGeom prst="rect">
                      <a:avLst/>
                    </a:prstGeom>
                  </pic:spPr>
                </pic:pic>
              </a:graphicData>
            </a:graphic>
          </wp:inline>
        </w:drawing>
      </w:r>
      <w:commentRangeEnd w:id="22"/>
      <w:r w:rsidR="00DB6B6C">
        <w:rPr>
          <w:rStyle w:val="ae"/>
          <w:rFonts w:ascii="Times New Roman" w:hAnsi="Times New Roman" w:cs="Times New Roman"/>
          <w:spacing w:val="-2"/>
          <w:lang w:eastAsia="zh-CN"/>
        </w:rPr>
        <w:commentReference w:id="22"/>
      </w:r>
    </w:p>
    <w:p w14:paraId="79E3858C" w14:textId="4AEC850B" w:rsidR="00B022F3" w:rsidRDefault="00B022F3" w:rsidP="00B022F3">
      <w:pPr>
        <w:pStyle w:val="a3"/>
        <w:spacing w:before="37" w:line="274" w:lineRule="auto"/>
        <w:ind w:right="328"/>
        <w:jc w:val="center"/>
        <w:rPr>
          <w:rFonts w:ascii="Times New Roman" w:hAnsi="Times New Roman" w:cs="Times New Roman"/>
          <w:spacing w:val="-2"/>
          <w:sz w:val="21"/>
          <w:szCs w:val="21"/>
          <w:lang w:eastAsia="zh-CN"/>
        </w:rPr>
      </w:pPr>
      <w:r w:rsidRPr="00B022F3">
        <w:rPr>
          <w:rFonts w:ascii="Times New Roman" w:hAnsi="Times New Roman" w:cs="Times New Roman"/>
          <w:spacing w:val="-2"/>
          <w:sz w:val="21"/>
          <w:szCs w:val="21"/>
          <w:lang w:eastAsia="zh-CN"/>
        </w:rPr>
        <w:t>图</w:t>
      </w:r>
      <w:r>
        <w:rPr>
          <w:rFonts w:ascii="Times New Roman" w:hAnsi="Times New Roman" w:cs="Times New Roman" w:hint="eastAsia"/>
          <w:spacing w:val="-2"/>
          <w:sz w:val="21"/>
          <w:szCs w:val="21"/>
          <w:lang w:eastAsia="zh-CN"/>
        </w:rPr>
        <w:t>8</w:t>
      </w:r>
      <w:r w:rsidRPr="00B022F3">
        <w:rPr>
          <w:rFonts w:ascii="Times New Roman" w:hAnsi="Times New Roman" w:cs="Times New Roman"/>
          <w:spacing w:val="-2"/>
          <w:sz w:val="21"/>
          <w:szCs w:val="21"/>
          <w:lang w:eastAsia="zh-CN"/>
        </w:rPr>
        <w:t xml:space="preserve"> B7</w:t>
      </w:r>
      <w:r w:rsidRPr="00B022F3">
        <w:rPr>
          <w:rFonts w:ascii="Times New Roman" w:hAnsi="Times New Roman" w:cs="Times New Roman"/>
          <w:spacing w:val="-2"/>
          <w:sz w:val="21"/>
          <w:szCs w:val="21"/>
          <w:lang w:eastAsia="zh-CN"/>
        </w:rPr>
        <w:t>和</w:t>
      </w:r>
      <w:r w:rsidRPr="00B022F3">
        <w:rPr>
          <w:rFonts w:ascii="Times New Roman" w:hAnsi="Times New Roman" w:cs="Times New Roman"/>
          <w:spacing w:val="-2"/>
          <w:sz w:val="21"/>
          <w:szCs w:val="21"/>
          <w:lang w:eastAsia="zh-CN"/>
        </w:rPr>
        <w:t>B8</w:t>
      </w:r>
      <w:r w:rsidRPr="00B022F3">
        <w:rPr>
          <w:rFonts w:ascii="Times New Roman" w:hAnsi="Times New Roman" w:cs="Times New Roman"/>
          <w:spacing w:val="-2"/>
          <w:sz w:val="21"/>
          <w:szCs w:val="21"/>
          <w:lang w:eastAsia="zh-CN"/>
        </w:rPr>
        <w:t>不同阶</w:t>
      </w:r>
      <w:r w:rsidRPr="00B022F3">
        <w:rPr>
          <w:rFonts w:ascii="Times New Roman" w:hAnsi="Times New Roman" w:cs="Times New Roman"/>
          <w:spacing w:val="-2"/>
          <w:sz w:val="21"/>
          <w:szCs w:val="21"/>
          <w:lang w:eastAsia="zh-CN"/>
        </w:rPr>
        <w:t>MFCC</w:t>
      </w:r>
      <w:r w:rsidRPr="00B022F3">
        <w:rPr>
          <w:rFonts w:ascii="Times New Roman" w:hAnsi="Times New Roman" w:cs="Times New Roman"/>
          <w:spacing w:val="-2"/>
          <w:sz w:val="21"/>
          <w:szCs w:val="21"/>
          <w:lang w:eastAsia="zh-CN"/>
        </w:rPr>
        <w:t>的阶段效应量比较</w:t>
      </w:r>
    </w:p>
    <w:p w14:paraId="5E2B7EA9" w14:textId="76E00FE9" w:rsidR="007C5582" w:rsidRDefault="007C5582" w:rsidP="007C5582">
      <w:pPr>
        <w:pStyle w:val="a3"/>
        <w:spacing w:before="37" w:line="274" w:lineRule="auto"/>
        <w:ind w:left="21" w:right="328" w:firstLine="420"/>
        <w:jc w:val="both"/>
        <w:rPr>
          <w:rFonts w:ascii="Times New Roman" w:hAnsi="Times New Roman" w:cs="Times New Roman"/>
          <w:spacing w:val="-2"/>
          <w:sz w:val="21"/>
          <w:szCs w:val="21"/>
          <w:lang w:eastAsia="zh-CN"/>
        </w:rPr>
      </w:pPr>
      <w:commentRangeStart w:id="23"/>
      <w:r w:rsidRPr="007C5582">
        <w:rPr>
          <w:rFonts w:ascii="Times New Roman" w:hAnsi="Times New Roman" w:cs="Times New Roman"/>
          <w:spacing w:val="-2"/>
          <w:sz w:val="21"/>
          <w:szCs w:val="21"/>
          <w:lang w:eastAsia="zh-CN"/>
        </w:rPr>
        <w:t>进一步对具有共同变化特征的</w:t>
      </w:r>
      <w:r w:rsidRPr="007C5582">
        <w:rPr>
          <w:rFonts w:ascii="Times New Roman" w:hAnsi="Times New Roman" w:cs="Times New Roman"/>
          <w:spacing w:val="-2"/>
          <w:sz w:val="21"/>
          <w:szCs w:val="21"/>
          <w:lang w:eastAsia="zh-CN"/>
        </w:rPr>
        <w:t>MFCC</w:t>
      </w:r>
      <w:r w:rsidRPr="007C5582">
        <w:rPr>
          <w:rFonts w:ascii="Times New Roman" w:hAnsi="Times New Roman" w:cs="Times New Roman"/>
          <w:spacing w:val="-2"/>
          <w:sz w:val="21"/>
          <w:szCs w:val="21"/>
          <w:lang w:eastAsia="zh-CN"/>
        </w:rPr>
        <w:t>参数进行箱线图比较可以发现，</w:t>
      </w:r>
      <w:commentRangeEnd w:id="23"/>
      <w:r w:rsidR="00DB6B6C" w:rsidRPr="007C5582">
        <w:rPr>
          <w:rStyle w:val="ae"/>
          <w:rFonts w:ascii="Times New Roman" w:hAnsi="Times New Roman" w:cs="Times New Roman"/>
          <w:spacing w:val="-2"/>
          <w:lang w:eastAsia="zh-CN"/>
        </w:rPr>
        <w:commentReference w:id="23"/>
      </w:r>
      <w:commentRangeStart w:id="24"/>
      <w:r w:rsidRPr="007C5582">
        <w:rPr>
          <w:rFonts w:ascii="Times New Roman" w:hAnsi="Times New Roman" w:cs="Times New Roman"/>
          <w:spacing w:val="-2"/>
          <w:sz w:val="21"/>
          <w:szCs w:val="21"/>
          <w:lang w:eastAsia="zh-CN"/>
        </w:rPr>
        <w:t>进入峰值附近断裂阶段后，</w:t>
      </w:r>
      <w:r w:rsidRPr="007C5582">
        <w:rPr>
          <w:rFonts w:ascii="Times New Roman" w:hAnsi="Times New Roman" w:cs="Times New Roman"/>
          <w:spacing w:val="-2"/>
          <w:sz w:val="21"/>
          <w:szCs w:val="21"/>
          <w:lang w:eastAsia="zh-CN"/>
        </w:rPr>
        <w:t>MFCC-5</w:t>
      </w:r>
      <w:r w:rsidRPr="007C5582">
        <w:rPr>
          <w:rFonts w:ascii="Times New Roman" w:hAnsi="Times New Roman" w:cs="Times New Roman"/>
          <w:spacing w:val="-2"/>
          <w:sz w:val="21"/>
          <w:szCs w:val="21"/>
          <w:lang w:eastAsia="zh-CN"/>
        </w:rPr>
        <w:t>、</w:t>
      </w:r>
      <w:r w:rsidRPr="007C5582">
        <w:rPr>
          <w:rFonts w:ascii="Times New Roman" w:hAnsi="Times New Roman" w:cs="Times New Roman"/>
          <w:spacing w:val="-2"/>
          <w:sz w:val="21"/>
          <w:szCs w:val="21"/>
          <w:lang w:eastAsia="zh-CN"/>
        </w:rPr>
        <w:t>MFCC-6</w:t>
      </w:r>
      <w:r w:rsidRPr="007C5582">
        <w:rPr>
          <w:rFonts w:ascii="Times New Roman" w:hAnsi="Times New Roman" w:cs="Times New Roman"/>
          <w:spacing w:val="-2"/>
          <w:sz w:val="21"/>
          <w:szCs w:val="21"/>
          <w:lang w:eastAsia="zh-CN"/>
        </w:rPr>
        <w:t>和</w:t>
      </w:r>
      <w:r w:rsidRPr="007C5582">
        <w:rPr>
          <w:rFonts w:ascii="Times New Roman" w:hAnsi="Times New Roman" w:cs="Times New Roman"/>
          <w:spacing w:val="-2"/>
          <w:sz w:val="21"/>
          <w:szCs w:val="21"/>
          <w:lang w:eastAsia="zh-CN"/>
        </w:rPr>
        <w:t>MFCC-12</w:t>
      </w:r>
      <w:r w:rsidRPr="007C5582">
        <w:rPr>
          <w:rFonts w:ascii="Times New Roman" w:hAnsi="Times New Roman" w:cs="Times New Roman"/>
          <w:spacing w:val="-2"/>
          <w:sz w:val="21"/>
          <w:szCs w:val="21"/>
          <w:lang w:eastAsia="zh-CN"/>
        </w:rPr>
        <w:t>的分布中心整体向较低值方向迁移，而</w:t>
      </w:r>
      <w:r w:rsidRPr="007C5582">
        <w:rPr>
          <w:rFonts w:ascii="Times New Roman" w:hAnsi="Times New Roman" w:cs="Times New Roman"/>
          <w:spacing w:val="-2"/>
          <w:sz w:val="21"/>
          <w:szCs w:val="21"/>
          <w:lang w:eastAsia="zh-CN"/>
        </w:rPr>
        <w:t>MFCC-10</w:t>
      </w:r>
      <w:r w:rsidRPr="007C5582">
        <w:rPr>
          <w:rFonts w:ascii="Times New Roman" w:hAnsi="Times New Roman" w:cs="Times New Roman"/>
          <w:spacing w:val="-2"/>
          <w:sz w:val="21"/>
          <w:szCs w:val="21"/>
          <w:lang w:eastAsia="zh-CN"/>
        </w:rPr>
        <w:t>则整体向较高值方向移动。与此同时，上述参数在断裂阶段的四分位区间普遍增大，并伴随更多离群值出现，说明峰值附近</w:t>
      </w:r>
      <w:r w:rsidRPr="007C5582">
        <w:rPr>
          <w:rFonts w:ascii="Times New Roman" w:hAnsi="Times New Roman" w:cs="Times New Roman"/>
          <w:spacing w:val="-2"/>
          <w:sz w:val="21"/>
          <w:szCs w:val="21"/>
          <w:lang w:eastAsia="zh-CN"/>
        </w:rPr>
        <w:t>MFCC</w:t>
      </w:r>
      <w:r w:rsidRPr="007C5582">
        <w:rPr>
          <w:rFonts w:ascii="Times New Roman" w:hAnsi="Times New Roman" w:cs="Times New Roman"/>
          <w:spacing w:val="-2"/>
          <w:sz w:val="21"/>
          <w:szCs w:val="21"/>
          <w:lang w:eastAsia="zh-CN"/>
        </w:rPr>
        <w:t>特征不仅发生了中心位置变化，其事件间离散程度也明显增强</w:t>
      </w:r>
      <w:commentRangeEnd w:id="24"/>
      <w:r w:rsidR="00DB6B6C" w:rsidRPr="007C5582">
        <w:rPr>
          <w:rStyle w:val="ae"/>
          <w:rFonts w:ascii="Times New Roman" w:hAnsi="Times New Roman" w:cs="Times New Roman"/>
          <w:spacing w:val="-2"/>
          <w:lang w:eastAsia="zh-CN"/>
        </w:rPr>
        <w:commentReference w:id="24"/>
      </w:r>
      <w:r w:rsidRPr="007C5582">
        <w:rPr>
          <w:rFonts w:ascii="Times New Roman" w:hAnsi="Times New Roman" w:cs="Times New Roman"/>
          <w:spacing w:val="-2"/>
          <w:sz w:val="21"/>
          <w:szCs w:val="21"/>
          <w:lang w:eastAsia="zh-CN"/>
        </w:rPr>
        <w:t>。</w:t>
      </w:r>
      <w:r w:rsidR="00EF7938" w:rsidRPr="00EF7938">
        <w:rPr>
          <w:rFonts w:ascii="Times New Roman" w:hAnsi="Times New Roman" w:cs="Times New Roman"/>
          <w:spacing w:val="-2"/>
          <w:sz w:val="21"/>
          <w:szCs w:val="21"/>
          <w:lang w:eastAsia="zh-CN"/>
        </w:rPr>
        <w:t>由表</w:t>
      </w:r>
      <w:r w:rsidR="00EF7938">
        <w:rPr>
          <w:rFonts w:ascii="Times New Roman" w:hAnsi="Times New Roman" w:cs="Times New Roman" w:hint="eastAsia"/>
          <w:spacing w:val="-2"/>
          <w:sz w:val="21"/>
          <w:szCs w:val="21"/>
          <w:lang w:eastAsia="zh-CN"/>
        </w:rPr>
        <w:t>2</w:t>
      </w:r>
      <w:r w:rsidR="00EF7938" w:rsidRPr="00EF7938">
        <w:rPr>
          <w:rFonts w:ascii="Times New Roman" w:hAnsi="Times New Roman" w:cs="Times New Roman"/>
          <w:spacing w:val="-2"/>
          <w:sz w:val="21"/>
          <w:szCs w:val="21"/>
          <w:lang w:eastAsia="zh-CN"/>
        </w:rPr>
        <w:t>可见，进入峰值附近断裂阶段后，</w:t>
      </w:r>
      <w:r w:rsidR="00EF7938" w:rsidRPr="00EF7938">
        <w:rPr>
          <w:rFonts w:ascii="Times New Roman" w:hAnsi="Times New Roman" w:cs="Times New Roman"/>
          <w:spacing w:val="-2"/>
          <w:sz w:val="21"/>
          <w:szCs w:val="21"/>
          <w:lang w:eastAsia="zh-CN"/>
        </w:rPr>
        <w:t>B7</w:t>
      </w:r>
      <w:r w:rsidR="00EF7938" w:rsidRPr="00EF7938">
        <w:rPr>
          <w:rFonts w:ascii="Times New Roman" w:hAnsi="Times New Roman" w:cs="Times New Roman"/>
          <w:spacing w:val="-2"/>
          <w:sz w:val="21"/>
          <w:szCs w:val="21"/>
          <w:lang w:eastAsia="zh-CN"/>
        </w:rPr>
        <w:t>和</w:t>
      </w:r>
      <w:r w:rsidR="00EF7938" w:rsidRPr="00EF7938">
        <w:rPr>
          <w:rFonts w:ascii="Times New Roman" w:hAnsi="Times New Roman" w:cs="Times New Roman"/>
          <w:spacing w:val="-2"/>
          <w:sz w:val="21"/>
          <w:szCs w:val="21"/>
          <w:lang w:eastAsia="zh-CN"/>
        </w:rPr>
        <w:t>B8</w:t>
      </w:r>
      <w:r w:rsidR="00EF7938" w:rsidRPr="00EF7938">
        <w:rPr>
          <w:rFonts w:ascii="Times New Roman" w:hAnsi="Times New Roman" w:cs="Times New Roman"/>
          <w:spacing w:val="-2"/>
          <w:sz w:val="21"/>
          <w:szCs w:val="21"/>
          <w:lang w:eastAsia="zh-CN"/>
        </w:rPr>
        <w:t>试件中</w:t>
      </w:r>
      <w:r w:rsidR="00EF7938" w:rsidRPr="00EF7938">
        <w:rPr>
          <w:rFonts w:ascii="Times New Roman" w:hAnsi="Times New Roman" w:cs="Times New Roman"/>
          <w:spacing w:val="-2"/>
          <w:sz w:val="21"/>
          <w:szCs w:val="21"/>
          <w:lang w:eastAsia="zh-CN"/>
        </w:rPr>
        <w:t>MFCC-5</w:t>
      </w:r>
      <w:r w:rsidR="00EF7938" w:rsidRPr="00EF7938">
        <w:rPr>
          <w:rFonts w:ascii="Times New Roman" w:hAnsi="Times New Roman" w:cs="Times New Roman"/>
          <w:spacing w:val="-2"/>
          <w:sz w:val="21"/>
          <w:szCs w:val="21"/>
          <w:lang w:eastAsia="zh-CN"/>
        </w:rPr>
        <w:t>、</w:t>
      </w:r>
      <w:r w:rsidR="00EF7938" w:rsidRPr="00EF7938">
        <w:rPr>
          <w:rFonts w:ascii="Times New Roman" w:hAnsi="Times New Roman" w:cs="Times New Roman"/>
          <w:spacing w:val="-2"/>
          <w:sz w:val="21"/>
          <w:szCs w:val="21"/>
          <w:lang w:eastAsia="zh-CN"/>
        </w:rPr>
        <w:t>MFCC-6</w:t>
      </w:r>
      <w:r w:rsidR="00EF7938" w:rsidRPr="00EF7938">
        <w:rPr>
          <w:rFonts w:ascii="Times New Roman" w:hAnsi="Times New Roman" w:cs="Times New Roman"/>
          <w:spacing w:val="-2"/>
          <w:sz w:val="21"/>
          <w:szCs w:val="21"/>
          <w:lang w:eastAsia="zh-CN"/>
        </w:rPr>
        <w:t>和</w:t>
      </w:r>
      <w:r w:rsidR="00EF7938" w:rsidRPr="00EF7938">
        <w:rPr>
          <w:rFonts w:ascii="Times New Roman" w:hAnsi="Times New Roman" w:cs="Times New Roman"/>
          <w:spacing w:val="-2"/>
          <w:sz w:val="21"/>
          <w:szCs w:val="21"/>
          <w:lang w:eastAsia="zh-CN"/>
        </w:rPr>
        <w:t>MFCC-12</w:t>
      </w:r>
      <w:r w:rsidR="00EF7938" w:rsidRPr="00EF7938">
        <w:rPr>
          <w:rFonts w:ascii="Times New Roman" w:hAnsi="Times New Roman" w:cs="Times New Roman"/>
          <w:spacing w:val="-2"/>
          <w:sz w:val="21"/>
          <w:szCs w:val="21"/>
          <w:lang w:eastAsia="zh-CN"/>
        </w:rPr>
        <w:t>的均值均向负方向迁移，而</w:t>
      </w:r>
      <w:r w:rsidR="00EF7938" w:rsidRPr="00EF7938">
        <w:rPr>
          <w:rFonts w:ascii="Times New Roman" w:hAnsi="Times New Roman" w:cs="Times New Roman"/>
          <w:spacing w:val="-2"/>
          <w:sz w:val="21"/>
          <w:szCs w:val="21"/>
          <w:lang w:eastAsia="zh-CN"/>
        </w:rPr>
        <w:t>MFCC-10</w:t>
      </w:r>
      <w:r w:rsidR="00EF7938" w:rsidRPr="00EF7938">
        <w:rPr>
          <w:rFonts w:ascii="Times New Roman" w:hAnsi="Times New Roman" w:cs="Times New Roman"/>
          <w:spacing w:val="-2"/>
          <w:sz w:val="21"/>
          <w:szCs w:val="21"/>
          <w:lang w:eastAsia="zh-CN"/>
        </w:rPr>
        <w:t>均表现为明显升高，说明上述参数在两个试件中具有一致的阶段变化方向。与此同时，各敏感</w:t>
      </w:r>
      <w:r w:rsidR="00EF7938" w:rsidRPr="00EF7938">
        <w:rPr>
          <w:rFonts w:ascii="Times New Roman" w:hAnsi="Times New Roman" w:cs="Times New Roman"/>
          <w:spacing w:val="-2"/>
          <w:sz w:val="21"/>
          <w:szCs w:val="21"/>
          <w:lang w:eastAsia="zh-CN"/>
        </w:rPr>
        <w:t>MFCC</w:t>
      </w:r>
      <w:r w:rsidR="00EF7938" w:rsidRPr="00EF7938">
        <w:rPr>
          <w:rFonts w:ascii="Times New Roman" w:hAnsi="Times New Roman" w:cs="Times New Roman"/>
          <w:spacing w:val="-2"/>
          <w:sz w:val="21"/>
          <w:szCs w:val="21"/>
          <w:lang w:eastAsia="zh-CN"/>
        </w:rPr>
        <w:t>在峰值附近断裂阶段的标准差均明显增大，表明随着试件接近失稳破坏，</w:t>
      </w:r>
      <w:r w:rsidR="00EF7938" w:rsidRPr="00EF7938">
        <w:rPr>
          <w:rFonts w:ascii="Times New Roman" w:hAnsi="Times New Roman" w:cs="Times New Roman"/>
          <w:spacing w:val="-2"/>
          <w:sz w:val="21"/>
          <w:szCs w:val="21"/>
          <w:lang w:eastAsia="zh-CN"/>
        </w:rPr>
        <w:t>MFCC</w:t>
      </w:r>
      <w:r w:rsidR="00EF7938" w:rsidRPr="00EF7938">
        <w:rPr>
          <w:rFonts w:ascii="Times New Roman" w:hAnsi="Times New Roman" w:cs="Times New Roman"/>
          <w:spacing w:val="-2"/>
          <w:sz w:val="21"/>
          <w:szCs w:val="21"/>
          <w:lang w:eastAsia="zh-CN"/>
        </w:rPr>
        <w:t>特征的时间波动和离散程度显著增强。值得注意的是，不同</w:t>
      </w:r>
      <w:r w:rsidR="00EF7938" w:rsidRPr="00EF7938">
        <w:rPr>
          <w:rFonts w:ascii="Times New Roman" w:hAnsi="Times New Roman" w:cs="Times New Roman"/>
          <w:spacing w:val="-2"/>
          <w:sz w:val="21"/>
          <w:szCs w:val="21"/>
          <w:lang w:eastAsia="zh-CN"/>
        </w:rPr>
        <w:t>MFCC</w:t>
      </w:r>
      <w:r w:rsidR="00EF7938" w:rsidRPr="00EF7938">
        <w:rPr>
          <w:rFonts w:ascii="Times New Roman" w:hAnsi="Times New Roman" w:cs="Times New Roman"/>
          <w:spacing w:val="-2"/>
          <w:sz w:val="21"/>
          <w:szCs w:val="21"/>
          <w:lang w:eastAsia="zh-CN"/>
        </w:rPr>
        <w:t>参数的阶段敏感程度具有一定的试件差异，其中</w:t>
      </w:r>
      <w:r w:rsidR="00EF7938" w:rsidRPr="00EF7938">
        <w:rPr>
          <w:rFonts w:ascii="Times New Roman" w:hAnsi="Times New Roman" w:cs="Times New Roman"/>
          <w:spacing w:val="-2"/>
          <w:sz w:val="21"/>
          <w:szCs w:val="21"/>
          <w:lang w:eastAsia="zh-CN"/>
        </w:rPr>
        <w:t>MFCC-5</w:t>
      </w:r>
      <w:r w:rsidR="00EF7938" w:rsidRPr="00EF7938">
        <w:rPr>
          <w:rFonts w:ascii="Times New Roman" w:hAnsi="Times New Roman" w:cs="Times New Roman"/>
          <w:spacing w:val="-2"/>
          <w:sz w:val="21"/>
          <w:szCs w:val="21"/>
          <w:lang w:eastAsia="zh-CN"/>
        </w:rPr>
        <w:t>、</w:t>
      </w:r>
      <w:r w:rsidR="00EF7938" w:rsidRPr="00EF7938">
        <w:rPr>
          <w:rFonts w:ascii="Times New Roman" w:hAnsi="Times New Roman" w:cs="Times New Roman"/>
          <w:spacing w:val="-2"/>
          <w:sz w:val="21"/>
          <w:szCs w:val="21"/>
          <w:lang w:eastAsia="zh-CN"/>
        </w:rPr>
        <w:t>MFCC-6</w:t>
      </w:r>
      <w:r w:rsidR="00EF7938" w:rsidRPr="00EF7938">
        <w:rPr>
          <w:rFonts w:ascii="Times New Roman" w:hAnsi="Times New Roman" w:cs="Times New Roman"/>
          <w:spacing w:val="-2"/>
          <w:sz w:val="21"/>
          <w:szCs w:val="21"/>
          <w:lang w:eastAsia="zh-CN"/>
        </w:rPr>
        <w:t>和</w:t>
      </w:r>
      <w:r w:rsidR="00EF7938" w:rsidRPr="00EF7938">
        <w:rPr>
          <w:rFonts w:ascii="Times New Roman" w:hAnsi="Times New Roman" w:cs="Times New Roman"/>
          <w:spacing w:val="-2"/>
          <w:sz w:val="21"/>
          <w:szCs w:val="21"/>
          <w:lang w:eastAsia="zh-CN"/>
        </w:rPr>
        <w:t>MFCC-12</w:t>
      </w:r>
      <w:r w:rsidR="00EF7938" w:rsidRPr="00EF7938">
        <w:rPr>
          <w:rFonts w:ascii="Times New Roman" w:hAnsi="Times New Roman" w:cs="Times New Roman"/>
          <w:spacing w:val="-2"/>
          <w:sz w:val="21"/>
          <w:szCs w:val="21"/>
          <w:lang w:eastAsia="zh-CN"/>
        </w:rPr>
        <w:t>在</w:t>
      </w:r>
      <w:r w:rsidR="00EF7938" w:rsidRPr="00EF7938">
        <w:rPr>
          <w:rFonts w:ascii="Times New Roman" w:hAnsi="Times New Roman" w:cs="Times New Roman"/>
          <w:spacing w:val="-2"/>
          <w:sz w:val="21"/>
          <w:szCs w:val="21"/>
          <w:lang w:eastAsia="zh-CN"/>
        </w:rPr>
        <w:t>B7</w:t>
      </w:r>
      <w:r w:rsidR="00EF7938" w:rsidRPr="00EF7938">
        <w:rPr>
          <w:rFonts w:ascii="Times New Roman" w:hAnsi="Times New Roman" w:cs="Times New Roman"/>
          <w:spacing w:val="-2"/>
          <w:sz w:val="21"/>
          <w:szCs w:val="21"/>
          <w:lang w:eastAsia="zh-CN"/>
        </w:rPr>
        <w:t>中的效应量明显高于</w:t>
      </w:r>
      <w:r w:rsidR="00EF7938" w:rsidRPr="00EF7938">
        <w:rPr>
          <w:rFonts w:ascii="Times New Roman" w:hAnsi="Times New Roman" w:cs="Times New Roman"/>
          <w:spacing w:val="-2"/>
          <w:sz w:val="21"/>
          <w:szCs w:val="21"/>
          <w:lang w:eastAsia="zh-CN"/>
        </w:rPr>
        <w:t>B8</w:t>
      </w:r>
      <w:r w:rsidR="00EF7938" w:rsidRPr="00EF7938">
        <w:rPr>
          <w:rFonts w:ascii="Times New Roman" w:hAnsi="Times New Roman" w:cs="Times New Roman"/>
          <w:spacing w:val="-2"/>
          <w:sz w:val="21"/>
          <w:szCs w:val="21"/>
          <w:lang w:eastAsia="zh-CN"/>
        </w:rPr>
        <w:t>，而</w:t>
      </w:r>
      <w:r w:rsidR="00EF7938" w:rsidRPr="00EF7938">
        <w:rPr>
          <w:rFonts w:ascii="Times New Roman" w:hAnsi="Times New Roman" w:cs="Times New Roman"/>
          <w:spacing w:val="-2"/>
          <w:sz w:val="21"/>
          <w:szCs w:val="21"/>
          <w:lang w:eastAsia="zh-CN"/>
        </w:rPr>
        <w:t>MFCC-10</w:t>
      </w:r>
      <w:r w:rsidR="00EF7938" w:rsidRPr="00EF7938">
        <w:rPr>
          <w:rFonts w:ascii="Times New Roman" w:hAnsi="Times New Roman" w:cs="Times New Roman"/>
          <w:spacing w:val="-2"/>
          <w:sz w:val="21"/>
          <w:szCs w:val="21"/>
          <w:lang w:eastAsia="zh-CN"/>
        </w:rPr>
        <w:t>在</w:t>
      </w:r>
      <w:r w:rsidR="00EF7938" w:rsidRPr="00EF7938">
        <w:rPr>
          <w:rFonts w:ascii="Times New Roman" w:hAnsi="Times New Roman" w:cs="Times New Roman"/>
          <w:spacing w:val="-2"/>
          <w:sz w:val="21"/>
          <w:szCs w:val="21"/>
          <w:lang w:eastAsia="zh-CN"/>
        </w:rPr>
        <w:t>B7</w:t>
      </w:r>
      <w:r w:rsidR="00EF7938" w:rsidRPr="00EF7938">
        <w:rPr>
          <w:rFonts w:ascii="Times New Roman" w:hAnsi="Times New Roman" w:cs="Times New Roman"/>
          <w:spacing w:val="-2"/>
          <w:sz w:val="21"/>
          <w:szCs w:val="21"/>
          <w:lang w:eastAsia="zh-CN"/>
        </w:rPr>
        <w:t>和</w:t>
      </w:r>
      <w:r w:rsidR="00EF7938" w:rsidRPr="00EF7938">
        <w:rPr>
          <w:rFonts w:ascii="Times New Roman" w:hAnsi="Times New Roman" w:cs="Times New Roman"/>
          <w:spacing w:val="-2"/>
          <w:sz w:val="21"/>
          <w:szCs w:val="21"/>
          <w:lang w:eastAsia="zh-CN"/>
        </w:rPr>
        <w:t>B8</w:t>
      </w:r>
      <w:r w:rsidR="00EF7938" w:rsidRPr="00EF7938">
        <w:rPr>
          <w:rFonts w:ascii="Times New Roman" w:hAnsi="Times New Roman" w:cs="Times New Roman"/>
          <w:spacing w:val="-2"/>
          <w:sz w:val="21"/>
          <w:szCs w:val="21"/>
          <w:lang w:eastAsia="zh-CN"/>
        </w:rPr>
        <w:t>中的</w:t>
      </w:r>
      <w:r w:rsidR="00EF7938" w:rsidRPr="00EF7938">
        <w:rPr>
          <w:rFonts w:ascii="Times New Roman" w:hAnsi="Times New Roman" w:cs="Times New Roman"/>
          <w:spacing w:val="-2"/>
          <w:sz w:val="21"/>
          <w:szCs w:val="21"/>
          <w:lang w:eastAsia="zh-CN"/>
        </w:rPr>
        <w:t xml:space="preserve">Cohen's d </w:t>
      </w:r>
      <w:r w:rsidR="00EF7938" w:rsidRPr="00EF7938">
        <w:rPr>
          <w:rFonts w:ascii="Times New Roman" w:hAnsi="Times New Roman" w:cs="Times New Roman"/>
          <w:spacing w:val="-2"/>
          <w:sz w:val="21"/>
          <w:szCs w:val="21"/>
          <w:lang w:eastAsia="zh-CN"/>
        </w:rPr>
        <w:t>分别达到</w:t>
      </w:r>
      <w:r w:rsidR="00EF7938" w:rsidRPr="00EF7938">
        <w:rPr>
          <w:rFonts w:ascii="Times New Roman" w:hAnsi="Times New Roman" w:cs="Times New Roman"/>
          <w:spacing w:val="-2"/>
          <w:sz w:val="21"/>
          <w:szCs w:val="21"/>
          <w:lang w:eastAsia="zh-CN"/>
        </w:rPr>
        <w:t>2.162</w:t>
      </w:r>
      <w:r w:rsidR="00EF7938" w:rsidRPr="00EF7938">
        <w:rPr>
          <w:rFonts w:ascii="Times New Roman" w:hAnsi="Times New Roman" w:cs="Times New Roman"/>
          <w:spacing w:val="-2"/>
          <w:sz w:val="21"/>
          <w:szCs w:val="21"/>
          <w:lang w:eastAsia="zh-CN"/>
        </w:rPr>
        <w:t>和</w:t>
      </w:r>
      <w:r w:rsidR="00EF7938" w:rsidRPr="00EF7938">
        <w:rPr>
          <w:rFonts w:ascii="Times New Roman" w:hAnsi="Times New Roman" w:cs="Times New Roman"/>
          <w:spacing w:val="-2"/>
          <w:sz w:val="21"/>
          <w:szCs w:val="21"/>
          <w:lang w:eastAsia="zh-CN"/>
        </w:rPr>
        <w:t>1.953</w:t>
      </w:r>
      <w:r w:rsidR="00EF7938" w:rsidRPr="00EF7938">
        <w:rPr>
          <w:rFonts w:ascii="Times New Roman" w:hAnsi="Times New Roman" w:cs="Times New Roman"/>
          <w:spacing w:val="-2"/>
          <w:sz w:val="21"/>
          <w:szCs w:val="21"/>
          <w:lang w:eastAsia="zh-CN"/>
        </w:rPr>
        <w:t>，不仅变化方向一致，而且均表现出较大的阶段效应量。因此相较于其他参数，</w:t>
      </w:r>
      <w:r w:rsidR="00EF7938" w:rsidRPr="00EF7938">
        <w:rPr>
          <w:rFonts w:ascii="Times New Roman" w:hAnsi="Times New Roman" w:cs="Times New Roman"/>
          <w:spacing w:val="-2"/>
          <w:sz w:val="21"/>
          <w:szCs w:val="21"/>
          <w:lang w:eastAsia="zh-CN"/>
        </w:rPr>
        <w:t>MFCC-10</w:t>
      </w:r>
      <w:r w:rsidR="00EF7938" w:rsidRPr="00EF7938">
        <w:rPr>
          <w:rFonts w:ascii="Times New Roman" w:hAnsi="Times New Roman" w:cs="Times New Roman"/>
          <w:spacing w:val="-2"/>
          <w:sz w:val="21"/>
          <w:szCs w:val="21"/>
          <w:lang w:eastAsia="zh-CN"/>
        </w:rPr>
        <w:t>表现出更为稳定的跨试件断裂敏感特征。</w:t>
      </w:r>
    </w:p>
    <w:p w14:paraId="7C3F3CAC" w14:textId="5EAE05E5" w:rsidR="00EF7938" w:rsidRDefault="00EF7938" w:rsidP="00EF7938">
      <w:pPr>
        <w:pStyle w:val="a3"/>
        <w:spacing w:before="37" w:line="274" w:lineRule="auto"/>
        <w:ind w:right="328"/>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表</w:t>
      </w:r>
      <w:r>
        <w:rPr>
          <w:rFonts w:ascii="Times New Roman" w:hAnsi="Times New Roman" w:cs="Times New Roman" w:hint="eastAsia"/>
          <w:spacing w:val="-2"/>
          <w:sz w:val="21"/>
          <w:szCs w:val="21"/>
          <w:lang w:eastAsia="zh-CN"/>
        </w:rPr>
        <w:t xml:space="preserve">2 </w:t>
      </w:r>
      <w:r w:rsidRPr="00EF7938">
        <w:rPr>
          <w:rFonts w:ascii="Times New Roman" w:hAnsi="Times New Roman" w:cs="Times New Roman"/>
          <w:spacing w:val="-2"/>
          <w:sz w:val="21"/>
          <w:szCs w:val="21"/>
          <w:lang w:eastAsia="zh-CN"/>
        </w:rPr>
        <w:t>B7</w:t>
      </w:r>
      <w:r w:rsidRPr="00EF7938">
        <w:rPr>
          <w:rFonts w:ascii="Times New Roman" w:hAnsi="Times New Roman" w:cs="Times New Roman"/>
          <w:spacing w:val="-2"/>
          <w:sz w:val="21"/>
          <w:szCs w:val="21"/>
          <w:lang w:eastAsia="zh-CN"/>
        </w:rPr>
        <w:t>和</w:t>
      </w:r>
      <w:r w:rsidRPr="00EF7938">
        <w:rPr>
          <w:rFonts w:ascii="Times New Roman" w:hAnsi="Times New Roman" w:cs="Times New Roman"/>
          <w:spacing w:val="-2"/>
          <w:sz w:val="21"/>
          <w:szCs w:val="21"/>
          <w:lang w:eastAsia="zh-CN"/>
        </w:rPr>
        <w:t>B8</w:t>
      </w:r>
      <w:r w:rsidRPr="00EF7938">
        <w:rPr>
          <w:rFonts w:ascii="Times New Roman" w:hAnsi="Times New Roman" w:cs="Times New Roman"/>
          <w:spacing w:val="-2"/>
          <w:sz w:val="21"/>
          <w:szCs w:val="21"/>
          <w:lang w:eastAsia="zh-CN"/>
        </w:rPr>
        <w:t>试件敏感</w:t>
      </w:r>
      <w:r w:rsidRPr="00EF7938">
        <w:rPr>
          <w:rFonts w:ascii="Times New Roman" w:hAnsi="Times New Roman" w:cs="Times New Roman"/>
          <w:spacing w:val="-2"/>
          <w:sz w:val="21"/>
          <w:szCs w:val="21"/>
          <w:lang w:eastAsia="zh-CN"/>
        </w:rPr>
        <w:t>MFCC</w:t>
      </w:r>
      <w:r w:rsidRPr="00EF7938">
        <w:rPr>
          <w:rFonts w:ascii="Times New Roman" w:hAnsi="Times New Roman" w:cs="Times New Roman"/>
          <w:spacing w:val="-2"/>
          <w:sz w:val="21"/>
          <w:szCs w:val="21"/>
          <w:lang w:eastAsia="zh-CN"/>
        </w:rPr>
        <w:t>参数的阶段统计特征</w:t>
      </w:r>
    </w:p>
    <w:tbl>
      <w:tblPr>
        <w:tblStyle w:val="ad"/>
        <w:tblW w:w="0" w:type="auto"/>
        <w:jc w:val="center"/>
        <w:tblLook w:val="04A0" w:firstRow="1" w:lastRow="0" w:firstColumn="1" w:lastColumn="0" w:noHBand="0" w:noVBand="1"/>
      </w:tblPr>
      <w:tblGrid>
        <w:gridCol w:w="657"/>
        <w:gridCol w:w="1115"/>
        <w:gridCol w:w="1504"/>
        <w:gridCol w:w="1897"/>
        <w:gridCol w:w="1285"/>
        <w:gridCol w:w="9"/>
        <w:gridCol w:w="757"/>
        <w:gridCol w:w="1083"/>
      </w:tblGrid>
      <w:tr w:rsidR="00CA02E6" w14:paraId="4766F8F8" w14:textId="1C2DD4F7" w:rsidTr="006C5B9F">
        <w:trPr>
          <w:cnfStyle w:val="100000000000" w:firstRow="1" w:lastRow="0" w:firstColumn="0" w:lastColumn="0" w:oddVBand="0" w:evenVBand="0" w:oddHBand="0" w:evenHBand="0" w:firstRowFirstColumn="0" w:firstRowLastColumn="0" w:lastRowFirstColumn="0" w:lastRowLastColumn="0"/>
          <w:jc w:val="center"/>
        </w:trPr>
        <w:tc>
          <w:tcPr>
            <w:tcW w:w="671" w:type="dxa"/>
            <w:vAlign w:val="center"/>
          </w:tcPr>
          <w:p w14:paraId="7BD1DDA0" w14:textId="77777777" w:rsidR="00EF7938" w:rsidRDefault="00EF7938" w:rsidP="000F3A1F">
            <w:pPr>
              <w:spacing w:before="77" w:line="194" w:lineRule="auto"/>
              <w:jc w:val="center"/>
              <w:outlineLvl w:val="3"/>
              <w:rPr>
                <w:rFonts w:ascii="Times New Roman" w:eastAsia="宋体" w:hAnsi="Times New Roman" w:cs="Times New Roman"/>
              </w:rPr>
            </w:pPr>
            <w:r>
              <w:rPr>
                <w:rFonts w:ascii="Times New Roman" w:eastAsia="宋体" w:hAnsi="Times New Roman" w:cs="Times New Roman" w:hint="eastAsia"/>
                <w:lang w:eastAsia="zh-CN"/>
              </w:rPr>
              <w:t>试件</w:t>
            </w:r>
          </w:p>
        </w:tc>
        <w:tc>
          <w:tcPr>
            <w:tcW w:w="1131" w:type="dxa"/>
            <w:vAlign w:val="center"/>
          </w:tcPr>
          <w:p w14:paraId="3D304460" w14:textId="7ACA58CB" w:rsidR="00EF7938" w:rsidRDefault="00EF7938" w:rsidP="000F3A1F">
            <w:pPr>
              <w:spacing w:before="77" w:line="194" w:lineRule="auto"/>
              <w:jc w:val="center"/>
              <w:outlineLvl w:val="3"/>
              <w:rPr>
                <w:rFonts w:ascii="Times New Roman" w:eastAsia="宋体" w:hAnsi="Times New Roman" w:cs="Times New Roman"/>
              </w:rPr>
            </w:pPr>
            <w:r w:rsidRPr="00EF7938">
              <w:rPr>
                <w:rFonts w:ascii="宋体" w:eastAsia="宋体" w:hAnsi="宋体" w:cs="宋体"/>
                <w:spacing w:val="-2"/>
                <w:lang w:eastAsia="zh-CN"/>
              </w:rPr>
              <w:t>MFCC参数</w:t>
            </w:r>
          </w:p>
        </w:tc>
        <w:tc>
          <w:tcPr>
            <w:tcW w:w="1550" w:type="dxa"/>
            <w:vAlign w:val="center"/>
          </w:tcPr>
          <w:p w14:paraId="68DAB782" w14:textId="77777777" w:rsidR="000F6D9F" w:rsidRDefault="00EF7938" w:rsidP="000F3A1F">
            <w:pPr>
              <w:spacing w:before="77" w:line="194" w:lineRule="auto"/>
              <w:jc w:val="center"/>
              <w:outlineLvl w:val="3"/>
              <w:rPr>
                <w:rFonts w:ascii="宋体" w:eastAsia="宋体" w:hAnsi="宋体" w:cs="宋体"/>
                <w:spacing w:val="-2"/>
                <w:lang w:eastAsia="zh-CN"/>
              </w:rPr>
            </w:pPr>
            <w:r w:rsidRPr="00EF7938">
              <w:rPr>
                <w:rFonts w:ascii="宋体" w:eastAsia="宋体" w:hAnsi="宋体" w:cs="宋体"/>
                <w:spacing w:val="-2"/>
                <w:lang w:eastAsia="zh-CN"/>
              </w:rPr>
              <w:t>峰前稳定阶段</w:t>
            </w:r>
          </w:p>
          <w:p w14:paraId="7FBBFD73" w14:textId="110ADD5B" w:rsidR="00EF7938" w:rsidRDefault="00EF7938" w:rsidP="000F3A1F">
            <w:pPr>
              <w:spacing w:before="77" w:line="194" w:lineRule="auto"/>
              <w:jc w:val="center"/>
              <w:outlineLvl w:val="3"/>
              <w:rPr>
                <w:rFonts w:ascii="Times New Roman" w:eastAsia="宋体" w:hAnsi="Times New Roman" w:cs="Times New Roman"/>
              </w:rPr>
            </w:pPr>
            <w:r w:rsidRPr="00EF7938">
              <w:rPr>
                <w:rFonts w:ascii="宋体" w:eastAsia="宋体" w:hAnsi="宋体" w:cs="宋体"/>
                <w:spacing w:val="-2"/>
                <w:lang w:eastAsia="zh-CN"/>
              </w:rPr>
              <w:t xml:space="preserve"> Mean ± SD</w:t>
            </w:r>
          </w:p>
        </w:tc>
        <w:tc>
          <w:tcPr>
            <w:tcW w:w="1969" w:type="dxa"/>
            <w:vAlign w:val="center"/>
          </w:tcPr>
          <w:p w14:paraId="1D7F5174" w14:textId="77777777" w:rsidR="000F6D9F" w:rsidRDefault="00EF7938" w:rsidP="000F3A1F">
            <w:pPr>
              <w:spacing w:before="77" w:line="194" w:lineRule="auto"/>
              <w:jc w:val="center"/>
              <w:outlineLvl w:val="3"/>
              <w:rPr>
                <w:rFonts w:ascii="宋体" w:eastAsia="宋体" w:hAnsi="宋体" w:cs="宋体"/>
                <w:spacing w:val="-2"/>
                <w:lang w:eastAsia="zh-CN"/>
              </w:rPr>
            </w:pPr>
            <w:r w:rsidRPr="00EF7938">
              <w:rPr>
                <w:rFonts w:ascii="宋体" w:eastAsia="宋体" w:hAnsi="宋体" w:cs="宋体"/>
                <w:spacing w:val="-2"/>
                <w:lang w:eastAsia="zh-CN"/>
              </w:rPr>
              <w:t>峰值附近断裂阶段</w:t>
            </w:r>
          </w:p>
          <w:p w14:paraId="69F7182A" w14:textId="29BEF30F" w:rsidR="00EF7938" w:rsidRDefault="00EF7938" w:rsidP="000F3A1F">
            <w:pPr>
              <w:spacing w:before="77" w:line="194" w:lineRule="auto"/>
              <w:jc w:val="center"/>
              <w:outlineLvl w:val="3"/>
              <w:rPr>
                <w:rFonts w:ascii="Times New Roman" w:eastAsia="宋体" w:hAnsi="Times New Roman" w:cs="Times New Roman"/>
              </w:rPr>
            </w:pPr>
            <w:r w:rsidRPr="00EF7938">
              <w:rPr>
                <w:rFonts w:ascii="宋体" w:eastAsia="宋体" w:hAnsi="宋体" w:cs="宋体"/>
                <w:spacing w:val="-2"/>
                <w:lang w:eastAsia="zh-CN"/>
              </w:rPr>
              <w:t xml:space="preserve"> Mean ± SD</w:t>
            </w:r>
          </w:p>
        </w:tc>
        <w:tc>
          <w:tcPr>
            <w:tcW w:w="1317" w:type="dxa"/>
            <w:gridSpan w:val="2"/>
            <w:vAlign w:val="center"/>
          </w:tcPr>
          <w:p w14:paraId="0E1AEBE6" w14:textId="55B1DD0B" w:rsidR="00EF7938" w:rsidRPr="00EF7938" w:rsidRDefault="00EF7938" w:rsidP="00EF7938">
            <w:pPr>
              <w:spacing w:before="77" w:line="194" w:lineRule="auto"/>
              <w:jc w:val="center"/>
              <w:outlineLvl w:val="3"/>
              <w:rPr>
                <w:rFonts w:ascii="宋体" w:eastAsia="宋体" w:hAnsi="宋体" w:cs="宋体"/>
                <w:spacing w:val="-2"/>
                <w:lang w:eastAsia="zh-CN"/>
              </w:rPr>
            </w:pPr>
            <w:r w:rsidRPr="00EF7938">
              <w:rPr>
                <w:rFonts w:ascii="宋体" w:eastAsia="宋体" w:hAnsi="宋体" w:cs="宋体"/>
                <w:spacing w:val="-2"/>
                <w:lang w:eastAsia="zh-CN"/>
              </w:rPr>
              <w:t>Cohen's d</w:t>
            </w:r>
          </w:p>
        </w:tc>
        <w:tc>
          <w:tcPr>
            <w:tcW w:w="758" w:type="dxa"/>
            <w:vAlign w:val="center"/>
          </w:tcPr>
          <w:p w14:paraId="3853189F" w14:textId="3C9D3B90" w:rsidR="00EF7938" w:rsidRPr="00EF7938" w:rsidRDefault="00EF7938" w:rsidP="000F3A1F">
            <w:pPr>
              <w:spacing w:before="77" w:line="194" w:lineRule="auto"/>
              <w:jc w:val="center"/>
              <w:outlineLvl w:val="3"/>
              <w:rPr>
                <w:rFonts w:ascii="宋体" w:eastAsia="宋体" w:hAnsi="宋体" w:cs="宋体"/>
                <w:spacing w:val="-2"/>
                <w:lang w:eastAsia="zh-CN"/>
              </w:rPr>
            </w:pPr>
            <w:r w:rsidRPr="00EF7938">
              <w:rPr>
                <w:rFonts w:ascii="宋体" w:eastAsia="宋体" w:hAnsi="宋体" w:cs="宋体"/>
                <w:spacing w:val="-2"/>
                <w:lang w:eastAsia="zh-CN"/>
              </w:rPr>
              <w:t>∣d∣</w:t>
            </w:r>
          </w:p>
        </w:tc>
        <w:tc>
          <w:tcPr>
            <w:tcW w:w="1127" w:type="dxa"/>
            <w:vAlign w:val="center"/>
          </w:tcPr>
          <w:p w14:paraId="254FBFC7" w14:textId="633A3825" w:rsidR="00EF7938" w:rsidRPr="00EF7938" w:rsidRDefault="00EF7938" w:rsidP="000F3A1F">
            <w:pPr>
              <w:spacing w:before="77" w:line="194" w:lineRule="auto"/>
              <w:jc w:val="center"/>
              <w:outlineLvl w:val="3"/>
              <w:rPr>
                <w:rFonts w:ascii="宋体" w:eastAsia="宋体" w:hAnsi="宋体" w:cs="宋体"/>
                <w:spacing w:val="-2"/>
                <w:lang w:eastAsia="zh-CN"/>
              </w:rPr>
            </w:pPr>
            <w:r w:rsidRPr="00EF7938">
              <w:rPr>
                <w:rFonts w:ascii="宋体" w:eastAsia="宋体" w:hAnsi="宋体" w:cs="宋体"/>
                <w:spacing w:val="-2"/>
                <w:lang w:eastAsia="zh-CN"/>
              </w:rPr>
              <w:t>变化方向</w:t>
            </w:r>
          </w:p>
        </w:tc>
      </w:tr>
      <w:tr w:rsidR="00CA02E6" w14:paraId="568C3A58" w14:textId="7F7D0A09" w:rsidTr="006C5B9F">
        <w:trPr>
          <w:trHeight w:val="488"/>
          <w:jc w:val="center"/>
        </w:trPr>
        <w:tc>
          <w:tcPr>
            <w:tcW w:w="671" w:type="dxa"/>
            <w:vAlign w:val="center"/>
          </w:tcPr>
          <w:p w14:paraId="546A29A5" w14:textId="03303271" w:rsidR="00EF7938" w:rsidRPr="000F6D9F" w:rsidRDefault="00EF7938" w:rsidP="000F3A1F">
            <w:pPr>
              <w:spacing w:before="77" w:line="194" w:lineRule="auto"/>
              <w:jc w:val="center"/>
              <w:outlineLvl w:val="3"/>
              <w:rPr>
                <w:rFonts w:ascii="Times New Roman" w:eastAsiaTheme="minorEastAsia" w:hAnsi="Times New Roman" w:cs="Times New Roman"/>
                <w:lang w:eastAsia="zh-CN"/>
              </w:rPr>
            </w:pPr>
            <w:r>
              <w:rPr>
                <w:rFonts w:ascii="Times New Roman" w:eastAsiaTheme="minorEastAsia" w:hAnsi="Times New Roman" w:cs="Times New Roman" w:hint="eastAsia"/>
                <w:spacing w:val="-2"/>
                <w:lang w:eastAsia="zh-CN"/>
              </w:rPr>
              <w:lastRenderedPageBreak/>
              <w:t>B</w:t>
            </w:r>
            <w:r w:rsidR="000F6D9F">
              <w:rPr>
                <w:rFonts w:ascii="Times New Roman" w:eastAsiaTheme="minorEastAsia" w:hAnsi="Times New Roman" w:cs="Times New Roman" w:hint="eastAsia"/>
                <w:spacing w:val="-2"/>
                <w:lang w:eastAsia="zh-CN"/>
              </w:rPr>
              <w:t>7</w:t>
            </w:r>
          </w:p>
        </w:tc>
        <w:tc>
          <w:tcPr>
            <w:tcW w:w="1131" w:type="dxa"/>
            <w:vAlign w:val="center"/>
          </w:tcPr>
          <w:p w14:paraId="07CC79D5" w14:textId="242410B0" w:rsidR="00EF7938" w:rsidRPr="000F6D9F" w:rsidRDefault="000F6D9F" w:rsidP="000F3A1F">
            <w:pPr>
              <w:spacing w:before="77" w:line="194" w:lineRule="auto"/>
              <w:jc w:val="center"/>
              <w:outlineLvl w:val="3"/>
              <w:rPr>
                <w:rFonts w:ascii="Times New Roman" w:eastAsiaTheme="minorEastAsia" w:hAnsi="Times New Roman" w:cs="Times New Roman"/>
                <w:lang w:eastAsia="zh-CN"/>
              </w:rPr>
            </w:pPr>
            <w:r>
              <w:rPr>
                <w:rFonts w:ascii="Times New Roman" w:eastAsiaTheme="minorEastAsia" w:hAnsi="Times New Roman" w:cs="Times New Roman" w:hint="eastAsia"/>
                <w:lang w:eastAsia="zh-CN"/>
              </w:rPr>
              <w:t>MFCC-5</w:t>
            </w:r>
          </w:p>
        </w:tc>
        <w:tc>
          <w:tcPr>
            <w:tcW w:w="1550" w:type="dxa"/>
            <w:vAlign w:val="center"/>
          </w:tcPr>
          <w:p w14:paraId="4A6AA084" w14:textId="7216BA3B" w:rsidR="00EF7938" w:rsidRDefault="000F6D9F" w:rsidP="000F3A1F">
            <w:pPr>
              <w:spacing w:before="77" w:line="194" w:lineRule="auto"/>
              <w:jc w:val="center"/>
              <w:outlineLvl w:val="3"/>
              <w:rPr>
                <w:rFonts w:ascii="Times New Roman" w:eastAsia="宋体" w:hAnsi="Times New Roman" w:cs="Times New Roman"/>
                <w:lang w:eastAsia="zh-CN"/>
              </w:rPr>
            </w:pPr>
            <w:r w:rsidRPr="000F6D9F">
              <w:rPr>
                <w:rFonts w:ascii="Times New Roman" w:eastAsia="宋体" w:hAnsi="Times New Roman" w:cs="Times New Roman"/>
                <w:lang w:eastAsia="zh-CN"/>
              </w:rPr>
              <w:t>−6.165 ± 0.277</w:t>
            </w:r>
          </w:p>
        </w:tc>
        <w:tc>
          <w:tcPr>
            <w:tcW w:w="1969" w:type="dxa"/>
            <w:vAlign w:val="center"/>
          </w:tcPr>
          <w:p w14:paraId="779CD45F" w14:textId="613A45C0" w:rsidR="00EF7938" w:rsidRDefault="00CA02E6" w:rsidP="000F3A1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−7.732 ± 1.469</w:t>
            </w:r>
          </w:p>
        </w:tc>
        <w:tc>
          <w:tcPr>
            <w:tcW w:w="1308" w:type="dxa"/>
            <w:vAlign w:val="center"/>
          </w:tcPr>
          <w:p w14:paraId="42FAA92A" w14:textId="425174CB" w:rsidR="00EF7938" w:rsidRDefault="00CA02E6" w:rsidP="000F3A1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−2.257</w:t>
            </w:r>
          </w:p>
        </w:tc>
        <w:tc>
          <w:tcPr>
            <w:tcW w:w="767" w:type="dxa"/>
            <w:gridSpan w:val="2"/>
            <w:vAlign w:val="center"/>
          </w:tcPr>
          <w:p w14:paraId="60D030FF" w14:textId="6C0A66FB" w:rsidR="00EF7938" w:rsidRDefault="00CA02E6" w:rsidP="000F3A1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2.257</w:t>
            </w:r>
          </w:p>
        </w:tc>
        <w:tc>
          <w:tcPr>
            <w:tcW w:w="1127" w:type="dxa"/>
            <w:vAlign w:val="center"/>
          </w:tcPr>
          <w:p w14:paraId="7AF6E5D0" w14:textId="44DF6811" w:rsidR="00EF7938" w:rsidRPr="00CA02E6" w:rsidRDefault="00CA02E6" w:rsidP="000F3A1F">
            <w:pPr>
              <w:spacing w:before="77" w:line="194" w:lineRule="auto"/>
              <w:jc w:val="center"/>
              <w:outlineLvl w:val="3"/>
              <w:rPr>
                <w:rFonts w:ascii="Times New Roman" w:eastAsiaTheme="minorEastAsia" w:hAnsi="Times New Roman" w:cs="Times New Roman"/>
                <w:spacing w:val="-2"/>
                <w:lang w:eastAsia="zh-CN"/>
              </w:rPr>
            </w:pPr>
            <w:r>
              <w:rPr>
                <w:rFonts w:ascii="Times New Roman" w:eastAsiaTheme="minorEastAsia" w:hAnsi="Times New Roman" w:cs="Times New Roman" w:hint="eastAsia"/>
                <w:spacing w:val="-2"/>
                <w:lang w:eastAsia="zh-CN"/>
              </w:rPr>
              <w:t>下降</w:t>
            </w:r>
          </w:p>
        </w:tc>
      </w:tr>
      <w:tr w:rsidR="00CA02E6" w14:paraId="7369BA1C" w14:textId="6CDB6827" w:rsidTr="006C5B9F">
        <w:trPr>
          <w:trHeight w:val="488"/>
          <w:jc w:val="center"/>
        </w:trPr>
        <w:tc>
          <w:tcPr>
            <w:tcW w:w="671" w:type="dxa"/>
            <w:vAlign w:val="center"/>
          </w:tcPr>
          <w:p w14:paraId="5CA7294B" w14:textId="3F5BC116" w:rsidR="00EF7938" w:rsidRPr="000F6D9F" w:rsidRDefault="00EF7938" w:rsidP="000F3A1F">
            <w:pPr>
              <w:spacing w:before="77" w:line="194" w:lineRule="auto"/>
              <w:jc w:val="center"/>
              <w:outlineLvl w:val="3"/>
              <w:rPr>
                <w:rFonts w:ascii="Times New Roman" w:eastAsiaTheme="minorEastAsia" w:hAnsi="Times New Roman" w:cs="Times New Roman"/>
                <w:lang w:eastAsia="zh-CN"/>
              </w:rPr>
            </w:pPr>
            <w:r>
              <w:rPr>
                <w:rFonts w:ascii="Times New Roman" w:eastAsiaTheme="minorEastAsia" w:hAnsi="Times New Roman" w:cs="Times New Roman" w:hint="eastAsia"/>
                <w:spacing w:val="-2"/>
                <w:lang w:eastAsia="zh-CN"/>
              </w:rPr>
              <w:t>B</w:t>
            </w:r>
            <w:r w:rsidR="000F6D9F">
              <w:rPr>
                <w:rFonts w:ascii="Times New Roman" w:eastAsiaTheme="minorEastAsia" w:hAnsi="Times New Roman" w:cs="Times New Roman" w:hint="eastAsia"/>
                <w:spacing w:val="-2"/>
                <w:lang w:eastAsia="zh-CN"/>
              </w:rPr>
              <w:t>7</w:t>
            </w:r>
          </w:p>
        </w:tc>
        <w:tc>
          <w:tcPr>
            <w:tcW w:w="1131" w:type="dxa"/>
            <w:vAlign w:val="center"/>
          </w:tcPr>
          <w:p w14:paraId="13E80E98" w14:textId="127434ED" w:rsidR="00EF7938" w:rsidRPr="000F6D9F" w:rsidRDefault="000F6D9F" w:rsidP="000F3A1F">
            <w:pPr>
              <w:spacing w:before="77" w:line="194" w:lineRule="auto"/>
              <w:jc w:val="center"/>
              <w:outlineLvl w:val="3"/>
              <w:rPr>
                <w:rFonts w:ascii="Times New Roman" w:eastAsiaTheme="minorEastAsia" w:hAnsi="Times New Roman" w:cs="Times New Roman"/>
                <w:lang w:eastAsia="zh-CN"/>
              </w:rPr>
            </w:pPr>
            <w:r>
              <w:rPr>
                <w:rFonts w:ascii="Times New Roman" w:eastAsiaTheme="minorEastAsia" w:hAnsi="Times New Roman" w:cs="Times New Roman" w:hint="eastAsia"/>
                <w:lang w:eastAsia="zh-CN"/>
              </w:rPr>
              <w:t>MFCC-6</w:t>
            </w:r>
          </w:p>
        </w:tc>
        <w:tc>
          <w:tcPr>
            <w:tcW w:w="1550" w:type="dxa"/>
            <w:vAlign w:val="center"/>
          </w:tcPr>
          <w:p w14:paraId="4884A9B8" w14:textId="289BF1C3" w:rsidR="00EF7938" w:rsidRDefault="000F6D9F" w:rsidP="000F3A1F">
            <w:pPr>
              <w:spacing w:before="77" w:line="194" w:lineRule="auto"/>
              <w:jc w:val="center"/>
              <w:outlineLvl w:val="3"/>
              <w:rPr>
                <w:rFonts w:ascii="Times New Roman" w:eastAsia="宋体" w:hAnsi="Times New Roman" w:cs="Times New Roman"/>
                <w:lang w:eastAsia="zh-CN"/>
              </w:rPr>
            </w:pPr>
            <w:r w:rsidRPr="000F6D9F">
              <w:rPr>
                <w:rFonts w:ascii="Times New Roman" w:eastAsia="宋体" w:hAnsi="Times New Roman" w:cs="Times New Roman"/>
                <w:lang w:eastAsia="zh-CN"/>
              </w:rPr>
              <w:t>−0.636 ± 0.</w:t>
            </w:r>
            <w:r>
              <w:rPr>
                <w:rFonts w:ascii="Times New Roman" w:eastAsia="宋体" w:hAnsi="Times New Roman" w:cs="Times New Roman" w:hint="eastAsia"/>
                <w:lang w:eastAsia="zh-CN"/>
              </w:rPr>
              <w:t>2</w:t>
            </w:r>
            <w:r w:rsidRPr="000F6D9F">
              <w:rPr>
                <w:rFonts w:ascii="Times New Roman" w:eastAsia="宋体" w:hAnsi="Times New Roman" w:cs="Times New Roman"/>
                <w:lang w:eastAsia="zh-CN"/>
              </w:rPr>
              <w:t>33</w:t>
            </w:r>
          </w:p>
        </w:tc>
        <w:tc>
          <w:tcPr>
            <w:tcW w:w="1969" w:type="dxa"/>
            <w:vAlign w:val="center"/>
          </w:tcPr>
          <w:p w14:paraId="246FE325" w14:textId="2055131A" w:rsidR="00EF7938" w:rsidRDefault="00CA02E6" w:rsidP="000F3A1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−2.144 ± 1.202</w:t>
            </w:r>
          </w:p>
        </w:tc>
        <w:tc>
          <w:tcPr>
            <w:tcW w:w="1308" w:type="dxa"/>
            <w:vAlign w:val="center"/>
          </w:tcPr>
          <w:p w14:paraId="05DFE9B4" w14:textId="5D948099" w:rsidR="00EF7938" w:rsidRDefault="00CA02E6" w:rsidP="000F3A1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−2.646</w:t>
            </w:r>
          </w:p>
        </w:tc>
        <w:tc>
          <w:tcPr>
            <w:tcW w:w="767" w:type="dxa"/>
            <w:gridSpan w:val="2"/>
            <w:vAlign w:val="center"/>
          </w:tcPr>
          <w:p w14:paraId="1D219E3F" w14:textId="0775F282" w:rsidR="00EF7938" w:rsidRDefault="00CA02E6" w:rsidP="000F3A1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2.646</w:t>
            </w:r>
          </w:p>
        </w:tc>
        <w:tc>
          <w:tcPr>
            <w:tcW w:w="1127" w:type="dxa"/>
            <w:vAlign w:val="center"/>
          </w:tcPr>
          <w:p w14:paraId="3837894B" w14:textId="49A82B78" w:rsidR="00EF7938" w:rsidRDefault="00CA02E6" w:rsidP="000F3A1F">
            <w:pPr>
              <w:spacing w:before="77" w:line="194" w:lineRule="auto"/>
              <w:jc w:val="center"/>
              <w:outlineLvl w:val="3"/>
              <w:rPr>
                <w:rFonts w:ascii="Times New Roman" w:hAnsi="Times New Roman" w:cs="Times New Roman"/>
                <w:spacing w:val="-2"/>
                <w:lang w:eastAsia="zh-CN"/>
              </w:rPr>
            </w:pPr>
            <w:r>
              <w:rPr>
                <w:rFonts w:ascii="宋体" w:eastAsia="宋体" w:hAnsi="宋体" w:cs="宋体" w:hint="eastAsia"/>
                <w:spacing w:val="-2"/>
                <w:lang w:eastAsia="zh-CN"/>
              </w:rPr>
              <w:t>下降</w:t>
            </w:r>
          </w:p>
        </w:tc>
      </w:tr>
      <w:tr w:rsidR="00CA02E6" w14:paraId="0588F67A" w14:textId="459AD617" w:rsidTr="006C5B9F">
        <w:trPr>
          <w:trHeight w:val="488"/>
          <w:jc w:val="center"/>
        </w:trPr>
        <w:tc>
          <w:tcPr>
            <w:tcW w:w="671" w:type="dxa"/>
            <w:vAlign w:val="center"/>
          </w:tcPr>
          <w:p w14:paraId="3A15C2CD" w14:textId="527FA67F" w:rsidR="00EF7938" w:rsidRPr="000F6D9F" w:rsidRDefault="00EF7938" w:rsidP="000F3A1F">
            <w:pPr>
              <w:spacing w:before="77" w:line="194" w:lineRule="auto"/>
              <w:jc w:val="center"/>
              <w:outlineLvl w:val="3"/>
              <w:rPr>
                <w:rFonts w:ascii="Times New Roman" w:eastAsiaTheme="minorEastAsia" w:hAnsi="Times New Roman" w:cs="Times New Roman"/>
                <w:spacing w:val="-2"/>
                <w:lang w:eastAsia="zh-CN"/>
              </w:rPr>
            </w:pPr>
            <w:r>
              <w:rPr>
                <w:rFonts w:ascii="Times New Roman" w:eastAsiaTheme="minorEastAsia" w:hAnsi="Times New Roman" w:cs="Times New Roman" w:hint="eastAsia"/>
                <w:spacing w:val="-2"/>
                <w:lang w:eastAsia="zh-CN"/>
              </w:rPr>
              <w:t>B</w:t>
            </w:r>
            <w:r w:rsidR="000F6D9F">
              <w:rPr>
                <w:rFonts w:ascii="Times New Roman" w:eastAsiaTheme="minorEastAsia" w:hAnsi="Times New Roman" w:cs="Times New Roman" w:hint="eastAsia"/>
                <w:spacing w:val="-2"/>
                <w:lang w:eastAsia="zh-CN"/>
              </w:rPr>
              <w:t>7</w:t>
            </w:r>
          </w:p>
        </w:tc>
        <w:tc>
          <w:tcPr>
            <w:tcW w:w="1131" w:type="dxa"/>
            <w:vAlign w:val="center"/>
          </w:tcPr>
          <w:p w14:paraId="6FDF0B69" w14:textId="3DC0970A" w:rsidR="00EF7938" w:rsidRPr="000F6D9F" w:rsidRDefault="000F6D9F" w:rsidP="000F3A1F">
            <w:pPr>
              <w:spacing w:before="77" w:line="194" w:lineRule="auto"/>
              <w:jc w:val="center"/>
              <w:outlineLvl w:val="3"/>
              <w:rPr>
                <w:rFonts w:ascii="Times New Roman" w:eastAsiaTheme="minorEastAsia" w:hAnsi="Times New Roman" w:cs="Times New Roman"/>
                <w:lang w:eastAsia="zh-CN"/>
              </w:rPr>
            </w:pPr>
            <w:r>
              <w:rPr>
                <w:rFonts w:ascii="Times New Roman" w:eastAsiaTheme="minorEastAsia" w:hAnsi="Times New Roman" w:cs="Times New Roman" w:hint="eastAsia"/>
                <w:lang w:eastAsia="zh-CN"/>
              </w:rPr>
              <w:t>MFCC-10</w:t>
            </w:r>
          </w:p>
        </w:tc>
        <w:tc>
          <w:tcPr>
            <w:tcW w:w="1550" w:type="dxa"/>
            <w:vAlign w:val="center"/>
          </w:tcPr>
          <w:p w14:paraId="5AC5AC49" w14:textId="453D419F" w:rsidR="00EF7938" w:rsidRDefault="00CA02E6" w:rsidP="000F3A1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2.607 ± 0.209</w:t>
            </w:r>
          </w:p>
        </w:tc>
        <w:tc>
          <w:tcPr>
            <w:tcW w:w="1969" w:type="dxa"/>
            <w:vAlign w:val="center"/>
          </w:tcPr>
          <w:p w14:paraId="6C6F5125" w14:textId="3E3F4F94" w:rsidR="00EF7938" w:rsidRDefault="00CA02E6" w:rsidP="000F3A1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4.720 ± 2.174</w:t>
            </w:r>
          </w:p>
        </w:tc>
        <w:tc>
          <w:tcPr>
            <w:tcW w:w="1308" w:type="dxa"/>
            <w:vAlign w:val="center"/>
          </w:tcPr>
          <w:p w14:paraId="21A46449" w14:textId="1F1D33F7" w:rsidR="00EF7938" w:rsidRDefault="00CA02E6" w:rsidP="000F3A1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+2.162</w:t>
            </w:r>
          </w:p>
        </w:tc>
        <w:tc>
          <w:tcPr>
            <w:tcW w:w="767" w:type="dxa"/>
            <w:gridSpan w:val="2"/>
            <w:vAlign w:val="center"/>
          </w:tcPr>
          <w:p w14:paraId="5099CBA9" w14:textId="79BF49BD" w:rsidR="00EF7938" w:rsidRDefault="00CA02E6" w:rsidP="000F3A1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2.162</w:t>
            </w:r>
          </w:p>
        </w:tc>
        <w:tc>
          <w:tcPr>
            <w:tcW w:w="1127" w:type="dxa"/>
            <w:vAlign w:val="center"/>
          </w:tcPr>
          <w:p w14:paraId="60141402" w14:textId="53986585" w:rsidR="00EF7938" w:rsidRDefault="00CA02E6" w:rsidP="000F3A1F">
            <w:pPr>
              <w:spacing w:before="77" w:line="194" w:lineRule="auto"/>
              <w:jc w:val="center"/>
              <w:outlineLvl w:val="3"/>
              <w:rPr>
                <w:rFonts w:ascii="Times New Roman" w:hAnsi="Times New Roman" w:cs="Times New Roman"/>
                <w:spacing w:val="-2"/>
                <w:lang w:eastAsia="zh-CN"/>
              </w:rPr>
            </w:pPr>
            <w:r>
              <w:rPr>
                <w:rFonts w:ascii="宋体" w:eastAsia="宋体" w:hAnsi="宋体" w:cs="宋体" w:hint="eastAsia"/>
                <w:spacing w:val="-2"/>
                <w:lang w:eastAsia="zh-CN"/>
              </w:rPr>
              <w:t>上升</w:t>
            </w:r>
          </w:p>
        </w:tc>
      </w:tr>
      <w:tr w:rsidR="00CA02E6" w14:paraId="2F223FFE" w14:textId="7D5080E4" w:rsidTr="006C5B9F">
        <w:trPr>
          <w:trHeight w:val="488"/>
          <w:jc w:val="center"/>
        </w:trPr>
        <w:tc>
          <w:tcPr>
            <w:tcW w:w="671" w:type="dxa"/>
            <w:vAlign w:val="center"/>
          </w:tcPr>
          <w:p w14:paraId="72644783" w14:textId="10530BB8" w:rsidR="00EF7938" w:rsidRPr="000F6D9F" w:rsidRDefault="00EF7938" w:rsidP="000F3A1F">
            <w:pPr>
              <w:spacing w:before="77" w:line="194" w:lineRule="auto"/>
              <w:jc w:val="center"/>
              <w:outlineLvl w:val="3"/>
              <w:rPr>
                <w:rFonts w:ascii="Times New Roman" w:eastAsiaTheme="minorEastAsia" w:hAnsi="Times New Roman" w:cs="Times New Roman"/>
                <w:spacing w:val="-2"/>
                <w:lang w:eastAsia="zh-CN"/>
              </w:rPr>
            </w:pPr>
            <w:r>
              <w:rPr>
                <w:rFonts w:ascii="Times New Roman" w:eastAsiaTheme="minorEastAsia" w:hAnsi="Times New Roman" w:cs="Times New Roman" w:hint="eastAsia"/>
                <w:spacing w:val="-2"/>
                <w:lang w:eastAsia="zh-CN"/>
              </w:rPr>
              <w:t>B</w:t>
            </w:r>
            <w:r w:rsidR="000F6D9F">
              <w:rPr>
                <w:rFonts w:ascii="Times New Roman" w:eastAsiaTheme="minorEastAsia" w:hAnsi="Times New Roman" w:cs="Times New Roman" w:hint="eastAsia"/>
                <w:spacing w:val="-2"/>
                <w:lang w:eastAsia="zh-CN"/>
              </w:rPr>
              <w:t>7</w:t>
            </w:r>
          </w:p>
        </w:tc>
        <w:tc>
          <w:tcPr>
            <w:tcW w:w="1131" w:type="dxa"/>
            <w:vAlign w:val="center"/>
          </w:tcPr>
          <w:p w14:paraId="0C185857" w14:textId="51B6ECB7" w:rsidR="00EF7938" w:rsidRPr="000F6D9F" w:rsidRDefault="000F6D9F" w:rsidP="000F3A1F">
            <w:pPr>
              <w:spacing w:before="77" w:line="194" w:lineRule="auto"/>
              <w:jc w:val="center"/>
              <w:outlineLvl w:val="3"/>
              <w:rPr>
                <w:rFonts w:ascii="Times New Roman" w:eastAsiaTheme="minorEastAsia" w:hAnsi="Times New Roman" w:cs="Times New Roman"/>
                <w:lang w:eastAsia="zh-CN"/>
              </w:rPr>
            </w:pPr>
            <w:r>
              <w:rPr>
                <w:rFonts w:ascii="Times New Roman" w:eastAsiaTheme="minorEastAsia" w:hAnsi="Times New Roman" w:cs="Times New Roman" w:hint="eastAsia"/>
                <w:lang w:eastAsia="zh-CN"/>
              </w:rPr>
              <w:t>MFCC-12</w:t>
            </w:r>
          </w:p>
        </w:tc>
        <w:tc>
          <w:tcPr>
            <w:tcW w:w="1550" w:type="dxa"/>
            <w:vAlign w:val="center"/>
          </w:tcPr>
          <w:p w14:paraId="1D01BCE0" w14:textId="53C48F35" w:rsidR="00EF7938" w:rsidRDefault="00CA02E6" w:rsidP="000F3A1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−2.541 ± 0.178</w:t>
            </w:r>
          </w:p>
        </w:tc>
        <w:tc>
          <w:tcPr>
            <w:tcW w:w="1969" w:type="dxa"/>
            <w:vAlign w:val="center"/>
          </w:tcPr>
          <w:p w14:paraId="66B7AAD9" w14:textId="1E2ADBD1" w:rsidR="00EF7938" w:rsidRDefault="00CA02E6" w:rsidP="000F3A1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−3.430 ± 0.609</w:t>
            </w:r>
          </w:p>
        </w:tc>
        <w:tc>
          <w:tcPr>
            <w:tcW w:w="1308" w:type="dxa"/>
            <w:vAlign w:val="center"/>
          </w:tcPr>
          <w:p w14:paraId="5A183557" w14:textId="34593CC9" w:rsidR="00EF7938" w:rsidRDefault="00CA02E6" w:rsidP="000F3A1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−2.845</w:t>
            </w:r>
          </w:p>
        </w:tc>
        <w:tc>
          <w:tcPr>
            <w:tcW w:w="767" w:type="dxa"/>
            <w:gridSpan w:val="2"/>
            <w:vAlign w:val="center"/>
          </w:tcPr>
          <w:p w14:paraId="6C893CB9" w14:textId="59494DB0" w:rsidR="00EF7938" w:rsidRDefault="00CA02E6" w:rsidP="000F3A1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2.845</w:t>
            </w:r>
          </w:p>
        </w:tc>
        <w:tc>
          <w:tcPr>
            <w:tcW w:w="1127" w:type="dxa"/>
            <w:vAlign w:val="center"/>
          </w:tcPr>
          <w:p w14:paraId="146DA7D0" w14:textId="187B91BC" w:rsidR="00EF7938" w:rsidRDefault="00CA02E6" w:rsidP="000F3A1F">
            <w:pPr>
              <w:spacing w:before="77" w:line="194" w:lineRule="auto"/>
              <w:jc w:val="center"/>
              <w:outlineLvl w:val="3"/>
              <w:rPr>
                <w:rFonts w:ascii="Times New Roman" w:hAnsi="Times New Roman" w:cs="Times New Roman"/>
                <w:spacing w:val="-2"/>
                <w:lang w:eastAsia="zh-CN"/>
              </w:rPr>
            </w:pPr>
            <w:r>
              <w:rPr>
                <w:rFonts w:ascii="宋体" w:eastAsia="宋体" w:hAnsi="宋体" w:cs="宋体" w:hint="eastAsia"/>
                <w:spacing w:val="-2"/>
                <w:lang w:eastAsia="zh-CN"/>
              </w:rPr>
              <w:t>下降</w:t>
            </w:r>
          </w:p>
        </w:tc>
      </w:tr>
      <w:tr w:rsidR="00CA02E6" w14:paraId="27D3C322" w14:textId="4DCB8923" w:rsidTr="006C5B9F">
        <w:trPr>
          <w:trHeight w:val="488"/>
          <w:jc w:val="center"/>
        </w:trPr>
        <w:tc>
          <w:tcPr>
            <w:tcW w:w="671" w:type="dxa"/>
            <w:vAlign w:val="center"/>
          </w:tcPr>
          <w:p w14:paraId="4FFDC219" w14:textId="79D2DA08" w:rsidR="000F6D9F" w:rsidRPr="000F6D9F" w:rsidRDefault="000F6D9F" w:rsidP="000F6D9F">
            <w:pPr>
              <w:spacing w:before="77" w:line="194" w:lineRule="auto"/>
              <w:jc w:val="center"/>
              <w:outlineLvl w:val="3"/>
              <w:rPr>
                <w:rFonts w:ascii="Times New Roman" w:eastAsiaTheme="minorEastAsia" w:hAnsi="Times New Roman" w:cs="Times New Roman"/>
                <w:spacing w:val="-2"/>
                <w:lang w:eastAsia="zh-CN"/>
              </w:rPr>
            </w:pPr>
            <w:r>
              <w:rPr>
                <w:rFonts w:ascii="Times New Roman" w:eastAsiaTheme="minorEastAsia" w:hAnsi="Times New Roman" w:cs="Times New Roman" w:hint="eastAsia"/>
                <w:spacing w:val="-2"/>
                <w:lang w:eastAsia="zh-CN"/>
              </w:rPr>
              <w:t>B8</w:t>
            </w:r>
          </w:p>
        </w:tc>
        <w:tc>
          <w:tcPr>
            <w:tcW w:w="1131" w:type="dxa"/>
            <w:vAlign w:val="center"/>
          </w:tcPr>
          <w:p w14:paraId="550C1638" w14:textId="0CB83D2C" w:rsidR="000F6D9F" w:rsidRDefault="000F6D9F" w:rsidP="000F6D9F">
            <w:pPr>
              <w:spacing w:before="77" w:line="194" w:lineRule="auto"/>
              <w:jc w:val="center"/>
              <w:outlineLvl w:val="3"/>
              <w:rPr>
                <w:rFonts w:ascii="Times New Roman" w:eastAsia="宋体" w:hAnsi="Times New Roman" w:cs="Times New Roman"/>
                <w:lang w:eastAsia="zh-CN"/>
              </w:rPr>
            </w:pPr>
            <w:r>
              <w:rPr>
                <w:rFonts w:ascii="Times New Roman" w:eastAsiaTheme="minorEastAsia" w:hAnsi="Times New Roman" w:cs="Times New Roman" w:hint="eastAsia"/>
                <w:lang w:eastAsia="zh-CN"/>
              </w:rPr>
              <w:t>MFCC-5</w:t>
            </w:r>
          </w:p>
        </w:tc>
        <w:tc>
          <w:tcPr>
            <w:tcW w:w="1550" w:type="dxa"/>
            <w:vAlign w:val="center"/>
          </w:tcPr>
          <w:p w14:paraId="4BBD33B7" w14:textId="51A4E987" w:rsidR="000F6D9F" w:rsidRDefault="00CA02E6" w:rsidP="000F6D9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−5.398 ± 0.420</w:t>
            </w:r>
          </w:p>
        </w:tc>
        <w:tc>
          <w:tcPr>
            <w:tcW w:w="1969" w:type="dxa"/>
            <w:vAlign w:val="center"/>
          </w:tcPr>
          <w:p w14:paraId="3475D75C" w14:textId="7A46DB66" w:rsidR="000F6D9F" w:rsidRDefault="00CA02E6" w:rsidP="000F6D9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−6.090 ± 2.399</w:t>
            </w:r>
          </w:p>
        </w:tc>
        <w:tc>
          <w:tcPr>
            <w:tcW w:w="1308" w:type="dxa"/>
            <w:vAlign w:val="center"/>
          </w:tcPr>
          <w:p w14:paraId="7493217A" w14:textId="3F50966C" w:rsidR="000F6D9F" w:rsidRDefault="00CA02E6" w:rsidP="000F6D9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−0.597</w:t>
            </w:r>
          </w:p>
        </w:tc>
        <w:tc>
          <w:tcPr>
            <w:tcW w:w="767" w:type="dxa"/>
            <w:gridSpan w:val="2"/>
            <w:vAlign w:val="center"/>
          </w:tcPr>
          <w:p w14:paraId="4FEE6FF6" w14:textId="45F674E6" w:rsidR="000F6D9F" w:rsidRDefault="00CA02E6" w:rsidP="000F6D9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0.597</w:t>
            </w:r>
          </w:p>
        </w:tc>
        <w:tc>
          <w:tcPr>
            <w:tcW w:w="1127" w:type="dxa"/>
            <w:vAlign w:val="center"/>
          </w:tcPr>
          <w:p w14:paraId="1458F4DC" w14:textId="57929AC8" w:rsidR="000F6D9F" w:rsidRDefault="00CA02E6" w:rsidP="000F6D9F">
            <w:pPr>
              <w:spacing w:before="77" w:line="194" w:lineRule="auto"/>
              <w:jc w:val="center"/>
              <w:outlineLvl w:val="3"/>
              <w:rPr>
                <w:rFonts w:ascii="Times New Roman" w:hAnsi="Times New Roman" w:cs="Times New Roman"/>
                <w:spacing w:val="-2"/>
                <w:lang w:eastAsia="zh-CN"/>
              </w:rPr>
            </w:pPr>
            <w:r>
              <w:rPr>
                <w:rFonts w:ascii="宋体" w:eastAsia="宋体" w:hAnsi="宋体" w:cs="宋体" w:hint="eastAsia"/>
                <w:spacing w:val="-2"/>
                <w:lang w:eastAsia="zh-CN"/>
              </w:rPr>
              <w:t>下降</w:t>
            </w:r>
          </w:p>
        </w:tc>
      </w:tr>
      <w:tr w:rsidR="00CA02E6" w14:paraId="760FC23F" w14:textId="33B65A0A" w:rsidTr="006C5B9F">
        <w:trPr>
          <w:trHeight w:val="488"/>
          <w:jc w:val="center"/>
        </w:trPr>
        <w:tc>
          <w:tcPr>
            <w:tcW w:w="671" w:type="dxa"/>
            <w:vAlign w:val="center"/>
          </w:tcPr>
          <w:p w14:paraId="01F1B99C" w14:textId="0319AB9C" w:rsidR="000F6D9F" w:rsidRPr="000F6D9F" w:rsidRDefault="000F6D9F" w:rsidP="000F6D9F">
            <w:pPr>
              <w:spacing w:before="77" w:line="194" w:lineRule="auto"/>
              <w:jc w:val="center"/>
              <w:outlineLvl w:val="3"/>
              <w:rPr>
                <w:rFonts w:ascii="Times New Roman" w:eastAsiaTheme="minorEastAsia" w:hAnsi="Times New Roman" w:cs="Times New Roman"/>
                <w:spacing w:val="-2"/>
                <w:lang w:eastAsia="zh-CN"/>
              </w:rPr>
            </w:pPr>
            <w:r>
              <w:rPr>
                <w:rFonts w:ascii="Times New Roman" w:eastAsiaTheme="minorEastAsia" w:hAnsi="Times New Roman" w:cs="Times New Roman" w:hint="eastAsia"/>
                <w:spacing w:val="-2"/>
                <w:lang w:eastAsia="zh-CN"/>
              </w:rPr>
              <w:t>B8</w:t>
            </w:r>
          </w:p>
        </w:tc>
        <w:tc>
          <w:tcPr>
            <w:tcW w:w="1131" w:type="dxa"/>
            <w:vAlign w:val="center"/>
          </w:tcPr>
          <w:p w14:paraId="316A4960" w14:textId="130F779C" w:rsidR="000F6D9F" w:rsidRDefault="000F6D9F" w:rsidP="000F6D9F">
            <w:pPr>
              <w:spacing w:before="77" w:line="194" w:lineRule="auto"/>
              <w:jc w:val="center"/>
              <w:outlineLvl w:val="3"/>
              <w:rPr>
                <w:rFonts w:ascii="Times New Roman" w:eastAsia="宋体" w:hAnsi="Times New Roman" w:cs="Times New Roman"/>
                <w:lang w:eastAsia="zh-CN"/>
              </w:rPr>
            </w:pPr>
            <w:r>
              <w:rPr>
                <w:rFonts w:ascii="Times New Roman" w:eastAsiaTheme="minorEastAsia" w:hAnsi="Times New Roman" w:cs="Times New Roman" w:hint="eastAsia"/>
                <w:lang w:eastAsia="zh-CN"/>
              </w:rPr>
              <w:t>MFCC-6</w:t>
            </w:r>
          </w:p>
        </w:tc>
        <w:tc>
          <w:tcPr>
            <w:tcW w:w="1550" w:type="dxa"/>
            <w:vAlign w:val="center"/>
          </w:tcPr>
          <w:p w14:paraId="558DA817" w14:textId="50D2A4C7" w:rsidR="000F6D9F" w:rsidRDefault="00CA02E6" w:rsidP="000F6D9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−0.336 ± 0.387</w:t>
            </w:r>
          </w:p>
        </w:tc>
        <w:tc>
          <w:tcPr>
            <w:tcW w:w="1969" w:type="dxa"/>
            <w:vAlign w:val="center"/>
          </w:tcPr>
          <w:p w14:paraId="36765E63" w14:textId="1424AD40" w:rsidR="000F6D9F" w:rsidRDefault="00CA02E6" w:rsidP="000F6D9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−0.857 ± 1.794</w:t>
            </w:r>
          </w:p>
        </w:tc>
        <w:tc>
          <w:tcPr>
            <w:tcW w:w="1308" w:type="dxa"/>
            <w:vAlign w:val="center"/>
          </w:tcPr>
          <w:p w14:paraId="5E720A0C" w14:textId="5BE355FF" w:rsidR="000F6D9F" w:rsidRDefault="00CA02E6" w:rsidP="000F6D9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−0.584</w:t>
            </w:r>
          </w:p>
        </w:tc>
        <w:tc>
          <w:tcPr>
            <w:tcW w:w="767" w:type="dxa"/>
            <w:gridSpan w:val="2"/>
            <w:vAlign w:val="center"/>
          </w:tcPr>
          <w:p w14:paraId="7A78EDC6" w14:textId="61795EE5" w:rsidR="000F6D9F" w:rsidRDefault="00CA02E6" w:rsidP="000F6D9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0.584</w:t>
            </w:r>
          </w:p>
        </w:tc>
        <w:tc>
          <w:tcPr>
            <w:tcW w:w="1127" w:type="dxa"/>
            <w:vAlign w:val="center"/>
          </w:tcPr>
          <w:p w14:paraId="75A8FB5C" w14:textId="2E48E16B" w:rsidR="000F6D9F" w:rsidRDefault="00CA02E6" w:rsidP="000F6D9F">
            <w:pPr>
              <w:spacing w:before="77" w:line="194" w:lineRule="auto"/>
              <w:jc w:val="center"/>
              <w:outlineLvl w:val="3"/>
              <w:rPr>
                <w:rFonts w:ascii="Times New Roman" w:hAnsi="Times New Roman" w:cs="Times New Roman"/>
                <w:spacing w:val="-2"/>
                <w:lang w:eastAsia="zh-CN"/>
              </w:rPr>
            </w:pPr>
            <w:r>
              <w:rPr>
                <w:rFonts w:ascii="宋体" w:eastAsia="宋体" w:hAnsi="宋体" w:cs="宋体" w:hint="eastAsia"/>
                <w:spacing w:val="-2"/>
                <w:lang w:eastAsia="zh-CN"/>
              </w:rPr>
              <w:t>下降</w:t>
            </w:r>
          </w:p>
        </w:tc>
      </w:tr>
      <w:tr w:rsidR="00CA02E6" w14:paraId="1E164657" w14:textId="6EBFEE6E" w:rsidTr="006C5B9F">
        <w:trPr>
          <w:trHeight w:val="488"/>
          <w:jc w:val="center"/>
        </w:trPr>
        <w:tc>
          <w:tcPr>
            <w:tcW w:w="671" w:type="dxa"/>
            <w:vAlign w:val="center"/>
          </w:tcPr>
          <w:p w14:paraId="559BD343" w14:textId="4C0D0DA4" w:rsidR="000F6D9F" w:rsidRPr="000F6D9F" w:rsidRDefault="000F6D9F" w:rsidP="000F6D9F">
            <w:pPr>
              <w:spacing w:before="77" w:line="194" w:lineRule="auto"/>
              <w:jc w:val="center"/>
              <w:outlineLvl w:val="3"/>
              <w:rPr>
                <w:rFonts w:ascii="Times New Roman" w:eastAsiaTheme="minorEastAsia" w:hAnsi="Times New Roman" w:cs="Times New Roman"/>
                <w:spacing w:val="-2"/>
                <w:lang w:eastAsia="zh-CN"/>
              </w:rPr>
            </w:pPr>
            <w:r>
              <w:rPr>
                <w:rFonts w:ascii="Times New Roman" w:eastAsiaTheme="minorEastAsia" w:hAnsi="Times New Roman" w:cs="Times New Roman" w:hint="eastAsia"/>
                <w:spacing w:val="-2"/>
                <w:lang w:eastAsia="zh-CN"/>
              </w:rPr>
              <w:t>B8</w:t>
            </w:r>
          </w:p>
        </w:tc>
        <w:tc>
          <w:tcPr>
            <w:tcW w:w="1131" w:type="dxa"/>
            <w:vAlign w:val="center"/>
          </w:tcPr>
          <w:p w14:paraId="56048C3A" w14:textId="536C5F1B" w:rsidR="000F6D9F" w:rsidRDefault="000F6D9F" w:rsidP="000F6D9F">
            <w:pPr>
              <w:spacing w:before="77" w:line="194" w:lineRule="auto"/>
              <w:jc w:val="center"/>
              <w:outlineLvl w:val="3"/>
              <w:rPr>
                <w:rFonts w:ascii="Times New Roman" w:eastAsia="宋体" w:hAnsi="Times New Roman" w:cs="Times New Roman"/>
                <w:lang w:eastAsia="zh-CN"/>
              </w:rPr>
            </w:pPr>
            <w:r>
              <w:rPr>
                <w:rFonts w:ascii="Times New Roman" w:eastAsiaTheme="minorEastAsia" w:hAnsi="Times New Roman" w:cs="Times New Roman" w:hint="eastAsia"/>
                <w:lang w:eastAsia="zh-CN"/>
              </w:rPr>
              <w:t>MFCC-10</w:t>
            </w:r>
          </w:p>
        </w:tc>
        <w:tc>
          <w:tcPr>
            <w:tcW w:w="1550" w:type="dxa"/>
            <w:vAlign w:val="center"/>
          </w:tcPr>
          <w:p w14:paraId="07847393" w14:textId="0F01E062" w:rsidR="000F6D9F" w:rsidRDefault="00CA02E6" w:rsidP="000F6D9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2.401 ± 0.210</w:t>
            </w:r>
          </w:p>
        </w:tc>
        <w:tc>
          <w:tcPr>
            <w:tcW w:w="1969" w:type="dxa"/>
            <w:vAlign w:val="center"/>
          </w:tcPr>
          <w:p w14:paraId="7F529475" w14:textId="3A47C41B" w:rsidR="000F6D9F" w:rsidRDefault="00CA02E6" w:rsidP="000F6D9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4.491 ± 2.301</w:t>
            </w:r>
          </w:p>
        </w:tc>
        <w:tc>
          <w:tcPr>
            <w:tcW w:w="1308" w:type="dxa"/>
            <w:vAlign w:val="center"/>
          </w:tcPr>
          <w:p w14:paraId="6EA293E8" w14:textId="6949BFD0" w:rsidR="000F6D9F" w:rsidRDefault="00CA02E6" w:rsidP="000F6D9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+1.953</w:t>
            </w:r>
          </w:p>
        </w:tc>
        <w:tc>
          <w:tcPr>
            <w:tcW w:w="767" w:type="dxa"/>
            <w:gridSpan w:val="2"/>
            <w:vAlign w:val="center"/>
          </w:tcPr>
          <w:p w14:paraId="10A3EAEF" w14:textId="0E19A77D" w:rsidR="000F6D9F" w:rsidRDefault="00CA02E6" w:rsidP="000F6D9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1.953</w:t>
            </w:r>
          </w:p>
        </w:tc>
        <w:tc>
          <w:tcPr>
            <w:tcW w:w="1127" w:type="dxa"/>
            <w:vAlign w:val="center"/>
          </w:tcPr>
          <w:p w14:paraId="542AF576" w14:textId="3CFC9BE4" w:rsidR="000F6D9F" w:rsidRDefault="00CA02E6" w:rsidP="000F6D9F">
            <w:pPr>
              <w:spacing w:before="77" w:line="194" w:lineRule="auto"/>
              <w:jc w:val="center"/>
              <w:outlineLvl w:val="3"/>
              <w:rPr>
                <w:rFonts w:ascii="Times New Roman" w:hAnsi="Times New Roman" w:cs="Times New Roman"/>
                <w:spacing w:val="-2"/>
                <w:lang w:eastAsia="zh-CN"/>
              </w:rPr>
            </w:pPr>
            <w:r>
              <w:rPr>
                <w:rFonts w:ascii="宋体" w:eastAsia="宋体" w:hAnsi="宋体" w:cs="宋体" w:hint="eastAsia"/>
                <w:spacing w:val="-2"/>
                <w:lang w:eastAsia="zh-CN"/>
              </w:rPr>
              <w:t>上升</w:t>
            </w:r>
          </w:p>
        </w:tc>
      </w:tr>
      <w:tr w:rsidR="00CA02E6" w14:paraId="33A95C43" w14:textId="0F178151" w:rsidTr="006C5B9F">
        <w:trPr>
          <w:trHeight w:val="488"/>
          <w:jc w:val="center"/>
        </w:trPr>
        <w:tc>
          <w:tcPr>
            <w:tcW w:w="671" w:type="dxa"/>
            <w:vAlign w:val="center"/>
          </w:tcPr>
          <w:p w14:paraId="57953891" w14:textId="77777777" w:rsidR="000F6D9F" w:rsidRDefault="000F6D9F" w:rsidP="000F6D9F">
            <w:pPr>
              <w:spacing w:before="77" w:line="194" w:lineRule="auto"/>
              <w:jc w:val="center"/>
              <w:outlineLvl w:val="3"/>
              <w:rPr>
                <w:rFonts w:ascii="Times New Roman" w:hAnsi="Times New Roman" w:cs="Times New Roman"/>
                <w:spacing w:val="-2"/>
                <w:lang w:eastAsia="zh-CN"/>
              </w:rPr>
            </w:pPr>
            <w:r>
              <w:rPr>
                <w:rFonts w:ascii="Times New Roman" w:eastAsiaTheme="minorEastAsia" w:hAnsi="Times New Roman" w:cs="Times New Roman" w:hint="eastAsia"/>
                <w:spacing w:val="-2"/>
                <w:lang w:eastAsia="zh-CN"/>
              </w:rPr>
              <w:t>B</w:t>
            </w:r>
            <w:r>
              <w:rPr>
                <w:rFonts w:ascii="Times New Roman" w:hAnsi="Times New Roman" w:cs="Times New Roman" w:hint="eastAsia"/>
                <w:spacing w:val="-2"/>
                <w:lang w:eastAsia="zh-CN"/>
              </w:rPr>
              <w:t>8</w:t>
            </w:r>
          </w:p>
        </w:tc>
        <w:tc>
          <w:tcPr>
            <w:tcW w:w="1131" w:type="dxa"/>
            <w:vAlign w:val="center"/>
          </w:tcPr>
          <w:p w14:paraId="12A7FF06" w14:textId="7F897AED" w:rsidR="000F6D9F" w:rsidRDefault="000F6D9F" w:rsidP="000F6D9F">
            <w:pPr>
              <w:spacing w:before="77" w:line="194" w:lineRule="auto"/>
              <w:jc w:val="center"/>
              <w:outlineLvl w:val="3"/>
              <w:rPr>
                <w:rFonts w:ascii="Times New Roman" w:eastAsia="宋体" w:hAnsi="Times New Roman" w:cs="Times New Roman"/>
                <w:lang w:eastAsia="zh-CN"/>
              </w:rPr>
            </w:pPr>
            <w:r>
              <w:rPr>
                <w:rFonts w:ascii="Times New Roman" w:eastAsiaTheme="minorEastAsia" w:hAnsi="Times New Roman" w:cs="Times New Roman" w:hint="eastAsia"/>
                <w:lang w:eastAsia="zh-CN"/>
              </w:rPr>
              <w:t>MFCC-12</w:t>
            </w:r>
          </w:p>
        </w:tc>
        <w:tc>
          <w:tcPr>
            <w:tcW w:w="1550" w:type="dxa"/>
            <w:vAlign w:val="center"/>
          </w:tcPr>
          <w:p w14:paraId="51EF55AE" w14:textId="1F533215" w:rsidR="000F6D9F" w:rsidRDefault="00CA02E6" w:rsidP="000F6D9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−2.140 ± 0.209</w:t>
            </w:r>
          </w:p>
        </w:tc>
        <w:tc>
          <w:tcPr>
            <w:tcW w:w="1969" w:type="dxa"/>
            <w:vAlign w:val="center"/>
          </w:tcPr>
          <w:p w14:paraId="65B6DF82" w14:textId="6CA75033" w:rsidR="000F6D9F" w:rsidRDefault="00CA02E6" w:rsidP="000F6D9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−2.308 ± 0.477</w:t>
            </w:r>
          </w:p>
        </w:tc>
        <w:tc>
          <w:tcPr>
            <w:tcW w:w="1308" w:type="dxa"/>
            <w:vAlign w:val="center"/>
          </w:tcPr>
          <w:p w14:paraId="22F1EEE7" w14:textId="7D00F07E" w:rsidR="000F6D9F" w:rsidRDefault="00CA02E6" w:rsidP="000F6D9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−0.583</w:t>
            </w:r>
          </w:p>
        </w:tc>
        <w:tc>
          <w:tcPr>
            <w:tcW w:w="767" w:type="dxa"/>
            <w:gridSpan w:val="2"/>
            <w:vAlign w:val="center"/>
          </w:tcPr>
          <w:p w14:paraId="5AED1C53" w14:textId="798DFC37" w:rsidR="000F6D9F" w:rsidRDefault="00CA02E6" w:rsidP="000F6D9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0.583</w:t>
            </w:r>
          </w:p>
        </w:tc>
        <w:tc>
          <w:tcPr>
            <w:tcW w:w="1127" w:type="dxa"/>
            <w:vAlign w:val="center"/>
          </w:tcPr>
          <w:p w14:paraId="13C8C4EA" w14:textId="41F54163" w:rsidR="000F6D9F" w:rsidRDefault="00CA02E6" w:rsidP="000F6D9F">
            <w:pPr>
              <w:spacing w:before="77" w:line="194" w:lineRule="auto"/>
              <w:jc w:val="center"/>
              <w:outlineLvl w:val="3"/>
              <w:rPr>
                <w:rFonts w:ascii="Times New Roman" w:hAnsi="Times New Roman" w:cs="Times New Roman"/>
                <w:spacing w:val="-2"/>
                <w:lang w:eastAsia="zh-CN"/>
              </w:rPr>
            </w:pPr>
            <w:r>
              <w:rPr>
                <w:rFonts w:ascii="宋体" w:eastAsia="宋体" w:hAnsi="宋体" w:cs="宋体" w:hint="eastAsia"/>
                <w:spacing w:val="-2"/>
                <w:lang w:eastAsia="zh-CN"/>
              </w:rPr>
              <w:t>下降</w:t>
            </w:r>
          </w:p>
        </w:tc>
      </w:tr>
    </w:tbl>
    <w:p w14:paraId="07154C47" w14:textId="324495EC" w:rsidR="00EF7938" w:rsidRDefault="00C12927" w:rsidP="00EF7938">
      <w:pPr>
        <w:pStyle w:val="a3"/>
        <w:spacing w:before="37" w:line="274" w:lineRule="auto"/>
        <w:ind w:right="328"/>
        <w:jc w:val="both"/>
        <w:rPr>
          <w:rFonts w:ascii="Times New Roman" w:hAnsi="Times New Roman" w:cs="Times New Roman"/>
          <w:spacing w:val="-2"/>
          <w:sz w:val="21"/>
          <w:szCs w:val="21"/>
          <w:lang w:eastAsia="zh-CN"/>
        </w:rPr>
      </w:pPr>
      <w:commentRangeStart w:id="25"/>
      <w:r w:rsidRPr="00C12927">
        <w:rPr>
          <w:rFonts w:ascii="Times New Roman" w:hAnsi="Times New Roman" w:cs="Times New Roman"/>
          <w:noProof/>
          <w:spacing w:val="-2"/>
          <w:sz w:val="21"/>
          <w:szCs w:val="21"/>
          <w:lang w:eastAsia="zh-CN"/>
        </w:rPr>
        <w:drawing>
          <wp:inline distT="0" distB="0" distL="0" distR="0" wp14:anchorId="0C384BB0" wp14:editId="75C7103D">
            <wp:extent cx="5274945" cy="3459480"/>
            <wp:effectExtent l="0" t="0" r="1905"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945" cy="3459480"/>
                    </a:xfrm>
                    <a:prstGeom prst="rect">
                      <a:avLst/>
                    </a:prstGeom>
                  </pic:spPr>
                </pic:pic>
              </a:graphicData>
            </a:graphic>
          </wp:inline>
        </w:drawing>
      </w:r>
      <w:commentRangeEnd w:id="25"/>
      <w:r w:rsidR="00DB6B6C">
        <w:rPr>
          <w:rStyle w:val="ae"/>
          <w:rFonts w:ascii="Times New Roman" w:hAnsi="Times New Roman" w:cs="Times New Roman"/>
          <w:spacing w:val="-2"/>
          <w:lang w:eastAsia="zh-CN"/>
        </w:rPr>
        <w:commentReference w:id="25"/>
      </w:r>
    </w:p>
    <w:p w14:paraId="08B20B56" w14:textId="167413CB" w:rsidR="00E21F58" w:rsidRPr="00E21F58" w:rsidRDefault="00E21F58" w:rsidP="00E21F58">
      <w:pPr>
        <w:pStyle w:val="a3"/>
        <w:spacing w:before="37" w:line="274" w:lineRule="auto"/>
        <w:ind w:right="328"/>
        <w:jc w:val="center"/>
        <w:rPr>
          <w:rFonts w:ascii="Times New Roman" w:hAnsi="Times New Roman" w:cs="Times New Roman"/>
          <w:spacing w:val="-2"/>
          <w:sz w:val="21"/>
          <w:szCs w:val="21"/>
          <w:lang w:eastAsia="zh-CN"/>
        </w:rPr>
      </w:pPr>
      <w:r w:rsidRPr="00886009">
        <w:rPr>
          <w:rFonts w:ascii="Times New Roman" w:hAnsi="Times New Roman" w:cs="Times New Roman"/>
          <w:spacing w:val="-2"/>
          <w:sz w:val="21"/>
          <w:szCs w:val="21"/>
          <w:lang w:eastAsia="zh-CN"/>
        </w:rPr>
        <w:t>图</w:t>
      </w:r>
      <w:r>
        <w:rPr>
          <w:rFonts w:ascii="Times New Roman" w:hAnsi="Times New Roman" w:cs="Times New Roman" w:hint="eastAsia"/>
          <w:spacing w:val="-2"/>
          <w:sz w:val="21"/>
          <w:szCs w:val="21"/>
          <w:lang w:eastAsia="zh-CN"/>
        </w:rPr>
        <w:t>9</w:t>
      </w:r>
      <w:r w:rsidRPr="00886009">
        <w:rPr>
          <w:rFonts w:ascii="Times New Roman" w:hAnsi="Times New Roman" w:cs="Times New Roman"/>
          <w:spacing w:val="-2"/>
          <w:sz w:val="21"/>
          <w:szCs w:val="21"/>
          <w:lang w:eastAsia="zh-CN"/>
        </w:rPr>
        <w:t xml:space="preserve"> </w:t>
      </w:r>
      <w:r w:rsidRPr="00E21F58">
        <w:rPr>
          <w:rFonts w:ascii="Times New Roman" w:hAnsi="Times New Roman" w:cs="Times New Roman"/>
          <w:spacing w:val="-2"/>
          <w:sz w:val="21"/>
          <w:szCs w:val="21"/>
          <w:lang w:eastAsia="zh-CN"/>
        </w:rPr>
        <w:t>B7</w:t>
      </w:r>
      <w:r w:rsidRPr="00E21F58">
        <w:rPr>
          <w:rFonts w:ascii="Times New Roman" w:hAnsi="Times New Roman" w:cs="Times New Roman"/>
          <w:spacing w:val="-2"/>
          <w:sz w:val="21"/>
          <w:szCs w:val="21"/>
          <w:lang w:eastAsia="zh-CN"/>
        </w:rPr>
        <w:t>和</w:t>
      </w:r>
      <w:r w:rsidRPr="00E21F58">
        <w:rPr>
          <w:rFonts w:ascii="Times New Roman" w:hAnsi="Times New Roman" w:cs="Times New Roman"/>
          <w:spacing w:val="-2"/>
          <w:sz w:val="21"/>
          <w:szCs w:val="21"/>
          <w:lang w:eastAsia="zh-CN"/>
        </w:rPr>
        <w:t>B8</w:t>
      </w:r>
      <w:r w:rsidRPr="00E21F58">
        <w:rPr>
          <w:rFonts w:ascii="Times New Roman" w:hAnsi="Times New Roman" w:cs="Times New Roman"/>
          <w:spacing w:val="-2"/>
          <w:sz w:val="21"/>
          <w:szCs w:val="21"/>
          <w:lang w:eastAsia="zh-CN"/>
        </w:rPr>
        <w:t>试件敏感</w:t>
      </w:r>
      <w:r w:rsidRPr="00E21F58">
        <w:rPr>
          <w:rFonts w:ascii="Times New Roman" w:hAnsi="Times New Roman" w:cs="Times New Roman"/>
          <w:spacing w:val="-2"/>
          <w:sz w:val="21"/>
          <w:szCs w:val="21"/>
          <w:lang w:eastAsia="zh-CN"/>
        </w:rPr>
        <w:t>MFCC</w:t>
      </w:r>
      <w:r w:rsidRPr="00E21F58">
        <w:rPr>
          <w:rFonts w:ascii="Times New Roman" w:hAnsi="Times New Roman" w:cs="Times New Roman"/>
          <w:spacing w:val="-2"/>
          <w:sz w:val="21"/>
          <w:szCs w:val="21"/>
          <w:lang w:eastAsia="zh-CN"/>
        </w:rPr>
        <w:t>参数在峰前稳定阶段与峰值附近断裂阶段的分布特</w:t>
      </w:r>
    </w:p>
    <w:p w14:paraId="7957A5AE" w14:textId="3F8B8162" w:rsidR="00885F3E" w:rsidRDefault="00885F3E" w:rsidP="00885F3E">
      <w:pPr>
        <w:pStyle w:val="a3"/>
        <w:spacing w:before="37" w:line="274" w:lineRule="auto"/>
        <w:ind w:left="21" w:right="328" w:firstLine="420"/>
        <w:jc w:val="both"/>
        <w:rPr>
          <w:rFonts w:ascii="Times New Roman" w:hAnsi="Times New Roman" w:cs="Times New Roman"/>
          <w:spacing w:val="-2"/>
          <w:sz w:val="21"/>
          <w:szCs w:val="21"/>
          <w:lang w:eastAsia="zh-CN"/>
        </w:rPr>
      </w:pPr>
      <w:r w:rsidRPr="00885F3E">
        <w:rPr>
          <w:rFonts w:ascii="Times New Roman" w:hAnsi="Times New Roman" w:cs="Times New Roman"/>
          <w:spacing w:val="-2"/>
          <w:sz w:val="21"/>
          <w:szCs w:val="21"/>
          <w:lang w:eastAsia="zh-CN"/>
        </w:rPr>
        <w:t>为进一步分析敏感</w:t>
      </w:r>
      <w:r w:rsidRPr="00885F3E">
        <w:rPr>
          <w:rFonts w:ascii="Times New Roman" w:hAnsi="Times New Roman" w:cs="Times New Roman"/>
          <w:spacing w:val="-2"/>
          <w:sz w:val="21"/>
          <w:szCs w:val="21"/>
          <w:lang w:eastAsia="zh-CN"/>
        </w:rPr>
        <w:t>MFCC</w:t>
      </w:r>
      <w:r w:rsidRPr="00885F3E">
        <w:rPr>
          <w:rFonts w:ascii="Times New Roman" w:hAnsi="Times New Roman" w:cs="Times New Roman"/>
          <w:spacing w:val="-2"/>
          <w:sz w:val="21"/>
          <w:szCs w:val="21"/>
          <w:lang w:eastAsia="zh-CN"/>
        </w:rPr>
        <w:t>参数变化与实际断裂演化之间的对应关系，在</w:t>
      </w:r>
      <w:r w:rsidRPr="00885F3E">
        <w:rPr>
          <w:rFonts w:ascii="Times New Roman" w:hAnsi="Times New Roman" w:cs="Times New Roman"/>
          <w:spacing w:val="-2"/>
          <w:sz w:val="21"/>
          <w:szCs w:val="21"/>
          <w:lang w:eastAsia="zh-CN"/>
        </w:rPr>
        <w:t>B7</w:t>
      </w:r>
      <w:r w:rsidRPr="00885F3E">
        <w:rPr>
          <w:rFonts w:ascii="Times New Roman" w:hAnsi="Times New Roman" w:cs="Times New Roman"/>
          <w:spacing w:val="-2"/>
          <w:sz w:val="21"/>
          <w:szCs w:val="21"/>
          <w:lang w:eastAsia="zh-CN"/>
        </w:rPr>
        <w:t>和</w:t>
      </w:r>
      <w:r w:rsidRPr="00885F3E">
        <w:rPr>
          <w:rFonts w:ascii="Times New Roman" w:hAnsi="Times New Roman" w:cs="Times New Roman"/>
          <w:spacing w:val="-2"/>
          <w:sz w:val="21"/>
          <w:szCs w:val="21"/>
          <w:lang w:eastAsia="zh-CN"/>
        </w:rPr>
        <w:t>B8</w:t>
      </w:r>
      <w:r w:rsidRPr="00885F3E">
        <w:rPr>
          <w:rFonts w:ascii="Times New Roman" w:hAnsi="Times New Roman" w:cs="Times New Roman"/>
          <w:spacing w:val="-2"/>
          <w:sz w:val="21"/>
          <w:szCs w:val="21"/>
          <w:lang w:eastAsia="zh-CN"/>
        </w:rPr>
        <w:t>试件中分别选取</w:t>
      </w:r>
      <w:r w:rsidRPr="00885F3E">
        <w:rPr>
          <w:rFonts w:ascii="Times New Roman" w:hAnsi="Times New Roman" w:cs="Times New Roman"/>
          <w:spacing w:val="-2"/>
          <w:sz w:val="21"/>
          <w:szCs w:val="21"/>
          <w:lang w:eastAsia="zh-CN"/>
        </w:rPr>
        <w:t>DIC</w:t>
      </w:r>
      <w:r w:rsidRPr="00885F3E">
        <w:rPr>
          <w:rFonts w:ascii="Times New Roman" w:hAnsi="Times New Roman" w:cs="Times New Roman"/>
          <w:spacing w:val="-2"/>
          <w:sz w:val="21"/>
          <w:szCs w:val="21"/>
          <w:lang w:eastAsia="zh-CN"/>
        </w:rPr>
        <w:t>应变场发生典型变化的</w:t>
      </w:r>
      <w:r w:rsidRPr="00885F3E">
        <w:rPr>
          <w:rFonts w:ascii="Times New Roman" w:hAnsi="Times New Roman" w:cs="Times New Roman"/>
          <w:spacing w:val="-2"/>
          <w:sz w:val="21"/>
          <w:szCs w:val="21"/>
          <w:lang w:eastAsia="zh-CN"/>
        </w:rPr>
        <w:t>A</w:t>
      </w:r>
      <w:r w:rsidRPr="00885F3E">
        <w:rPr>
          <w:rFonts w:ascii="Times New Roman" w:hAnsi="Times New Roman" w:cs="Times New Roman"/>
          <w:spacing w:val="-2"/>
          <w:sz w:val="21"/>
          <w:szCs w:val="21"/>
          <w:lang w:eastAsia="zh-CN"/>
        </w:rPr>
        <w:t>、</w:t>
      </w:r>
      <w:r w:rsidRPr="00885F3E">
        <w:rPr>
          <w:rFonts w:ascii="Times New Roman" w:hAnsi="Times New Roman" w:cs="Times New Roman"/>
          <w:spacing w:val="-2"/>
          <w:sz w:val="21"/>
          <w:szCs w:val="21"/>
          <w:lang w:eastAsia="zh-CN"/>
        </w:rPr>
        <w:t>B</w:t>
      </w:r>
      <w:r w:rsidRPr="00885F3E">
        <w:rPr>
          <w:rFonts w:ascii="Times New Roman" w:hAnsi="Times New Roman" w:cs="Times New Roman"/>
          <w:spacing w:val="-2"/>
          <w:sz w:val="21"/>
          <w:szCs w:val="21"/>
          <w:lang w:eastAsia="zh-CN"/>
        </w:rPr>
        <w:t>和</w:t>
      </w:r>
      <w:r w:rsidRPr="00885F3E">
        <w:rPr>
          <w:rFonts w:ascii="Times New Roman" w:hAnsi="Times New Roman" w:cs="Times New Roman"/>
          <w:spacing w:val="-2"/>
          <w:sz w:val="21"/>
          <w:szCs w:val="21"/>
          <w:lang w:eastAsia="zh-CN"/>
        </w:rPr>
        <w:t>C</w:t>
      </w:r>
      <w:r w:rsidRPr="00885F3E">
        <w:rPr>
          <w:rFonts w:ascii="Times New Roman" w:hAnsi="Times New Roman" w:cs="Times New Roman"/>
          <w:spacing w:val="-2"/>
          <w:sz w:val="21"/>
          <w:szCs w:val="21"/>
          <w:lang w:eastAsia="zh-CN"/>
        </w:rPr>
        <w:t>三个时刻，并将其与相同时刻的荷载及</w:t>
      </w:r>
      <w:r w:rsidRPr="00885F3E">
        <w:rPr>
          <w:rFonts w:ascii="Times New Roman" w:hAnsi="Times New Roman" w:cs="Times New Roman"/>
          <w:spacing w:val="-2"/>
          <w:sz w:val="21"/>
          <w:szCs w:val="21"/>
          <w:lang w:eastAsia="zh-CN"/>
        </w:rPr>
        <w:t>MFCC</w:t>
      </w:r>
      <w:r w:rsidR="00EB3FFB">
        <w:rPr>
          <w:rFonts w:ascii="Times New Roman" w:hAnsi="Times New Roman" w:cs="Times New Roman" w:hint="eastAsia"/>
          <w:spacing w:val="-2"/>
          <w:sz w:val="21"/>
          <w:szCs w:val="21"/>
          <w:lang w:eastAsia="zh-CN"/>
        </w:rPr>
        <w:t>-10</w:t>
      </w:r>
      <w:r w:rsidRPr="00885F3E">
        <w:rPr>
          <w:rFonts w:ascii="Times New Roman" w:hAnsi="Times New Roman" w:cs="Times New Roman"/>
          <w:spacing w:val="-2"/>
          <w:sz w:val="21"/>
          <w:szCs w:val="21"/>
          <w:lang w:eastAsia="zh-CN"/>
        </w:rPr>
        <w:t>响应进行同步比较。其中，</w:t>
      </w:r>
      <w:r w:rsidRPr="00885F3E">
        <w:rPr>
          <w:rFonts w:ascii="Times New Roman" w:hAnsi="Times New Roman" w:cs="Times New Roman"/>
          <w:spacing w:val="-2"/>
          <w:sz w:val="21"/>
          <w:szCs w:val="21"/>
          <w:lang w:eastAsia="zh-CN"/>
        </w:rPr>
        <w:t>A</w:t>
      </w:r>
      <w:r w:rsidRPr="00885F3E">
        <w:rPr>
          <w:rFonts w:ascii="Times New Roman" w:hAnsi="Times New Roman" w:cs="Times New Roman"/>
          <w:spacing w:val="-2"/>
          <w:sz w:val="21"/>
          <w:szCs w:val="21"/>
          <w:lang w:eastAsia="zh-CN"/>
        </w:rPr>
        <w:t>对应应变局部化尚不明显或初始形成状态，</w:t>
      </w:r>
      <w:r w:rsidRPr="00885F3E">
        <w:rPr>
          <w:rFonts w:ascii="Times New Roman" w:hAnsi="Times New Roman" w:cs="Times New Roman"/>
          <w:spacing w:val="-2"/>
          <w:sz w:val="21"/>
          <w:szCs w:val="21"/>
          <w:lang w:eastAsia="zh-CN"/>
        </w:rPr>
        <w:t>B</w:t>
      </w:r>
      <w:r w:rsidRPr="00885F3E">
        <w:rPr>
          <w:rFonts w:ascii="Times New Roman" w:hAnsi="Times New Roman" w:cs="Times New Roman"/>
          <w:spacing w:val="-2"/>
          <w:sz w:val="21"/>
          <w:szCs w:val="21"/>
          <w:lang w:eastAsia="zh-CN"/>
        </w:rPr>
        <w:t>对应局部高应变区域明显增强并形成连续局部化趋势的阶段，</w:t>
      </w:r>
      <w:r w:rsidRPr="00885F3E">
        <w:rPr>
          <w:rFonts w:ascii="Times New Roman" w:hAnsi="Times New Roman" w:cs="Times New Roman"/>
          <w:spacing w:val="-2"/>
          <w:sz w:val="21"/>
          <w:szCs w:val="21"/>
          <w:lang w:eastAsia="zh-CN"/>
        </w:rPr>
        <w:t>C</w:t>
      </w:r>
      <w:r w:rsidRPr="00885F3E">
        <w:rPr>
          <w:rFonts w:ascii="Times New Roman" w:hAnsi="Times New Roman" w:cs="Times New Roman"/>
          <w:spacing w:val="-2"/>
          <w:sz w:val="21"/>
          <w:szCs w:val="21"/>
          <w:lang w:eastAsia="zh-CN"/>
        </w:rPr>
        <w:t>对应峰值附近局部化带快速扩展并趋于贯通的状态。在</w:t>
      </w:r>
      <w:r w:rsidRPr="00885F3E">
        <w:rPr>
          <w:rFonts w:ascii="Times New Roman" w:hAnsi="Times New Roman" w:cs="Times New Roman"/>
          <w:spacing w:val="-2"/>
          <w:sz w:val="21"/>
          <w:szCs w:val="21"/>
          <w:lang w:eastAsia="zh-CN"/>
        </w:rPr>
        <w:t>A</w:t>
      </w:r>
      <w:r w:rsidRPr="00885F3E">
        <w:rPr>
          <w:rFonts w:ascii="Times New Roman" w:hAnsi="Times New Roman" w:cs="Times New Roman"/>
          <w:spacing w:val="-2"/>
          <w:sz w:val="21"/>
          <w:szCs w:val="21"/>
          <w:lang w:eastAsia="zh-CN"/>
        </w:rPr>
        <w:t>时刻附近，敏感</w:t>
      </w:r>
      <w:r w:rsidRPr="00885F3E">
        <w:rPr>
          <w:rFonts w:ascii="Times New Roman" w:hAnsi="Times New Roman" w:cs="Times New Roman"/>
          <w:spacing w:val="-2"/>
          <w:sz w:val="21"/>
          <w:szCs w:val="21"/>
          <w:lang w:eastAsia="zh-CN"/>
        </w:rPr>
        <w:t>MFCC</w:t>
      </w:r>
      <w:r w:rsidRPr="00885F3E">
        <w:rPr>
          <w:rFonts w:ascii="Times New Roman" w:hAnsi="Times New Roman" w:cs="Times New Roman"/>
          <w:spacing w:val="-2"/>
          <w:sz w:val="21"/>
          <w:szCs w:val="21"/>
          <w:lang w:eastAsia="zh-CN"/>
        </w:rPr>
        <w:t>总体处于相对稳定的波动范围；随着应变局部化由</w:t>
      </w:r>
      <w:r w:rsidRPr="00885F3E">
        <w:rPr>
          <w:rFonts w:ascii="Times New Roman" w:hAnsi="Times New Roman" w:cs="Times New Roman"/>
          <w:spacing w:val="-2"/>
          <w:sz w:val="21"/>
          <w:szCs w:val="21"/>
          <w:lang w:eastAsia="zh-CN"/>
        </w:rPr>
        <w:t>A</w:t>
      </w:r>
      <w:r w:rsidRPr="00885F3E">
        <w:rPr>
          <w:rFonts w:ascii="Times New Roman" w:hAnsi="Times New Roman" w:cs="Times New Roman"/>
          <w:spacing w:val="-2"/>
          <w:sz w:val="21"/>
          <w:szCs w:val="21"/>
          <w:lang w:eastAsia="zh-CN"/>
        </w:rPr>
        <w:t>向</w:t>
      </w:r>
      <w:r w:rsidRPr="00885F3E">
        <w:rPr>
          <w:rFonts w:ascii="Times New Roman" w:hAnsi="Times New Roman" w:cs="Times New Roman"/>
          <w:spacing w:val="-2"/>
          <w:sz w:val="21"/>
          <w:szCs w:val="21"/>
          <w:lang w:eastAsia="zh-CN"/>
        </w:rPr>
        <w:t>B</w:t>
      </w:r>
      <w:r w:rsidRPr="00885F3E">
        <w:rPr>
          <w:rFonts w:ascii="Times New Roman" w:hAnsi="Times New Roman" w:cs="Times New Roman"/>
          <w:spacing w:val="-2"/>
          <w:sz w:val="21"/>
          <w:szCs w:val="21"/>
          <w:lang w:eastAsia="zh-CN"/>
        </w:rPr>
        <w:t>发展，</w:t>
      </w:r>
      <w:r w:rsidRPr="00885F3E">
        <w:rPr>
          <w:rFonts w:ascii="Times New Roman" w:hAnsi="Times New Roman" w:cs="Times New Roman"/>
          <w:spacing w:val="-2"/>
          <w:sz w:val="21"/>
          <w:szCs w:val="21"/>
          <w:lang w:eastAsia="zh-CN"/>
        </w:rPr>
        <w:t>MFCC-5</w:t>
      </w:r>
      <w:r w:rsidRPr="00885F3E">
        <w:rPr>
          <w:rFonts w:ascii="Times New Roman" w:hAnsi="Times New Roman" w:cs="Times New Roman"/>
          <w:spacing w:val="-2"/>
          <w:sz w:val="21"/>
          <w:szCs w:val="21"/>
          <w:lang w:eastAsia="zh-CN"/>
        </w:rPr>
        <w:t>、</w:t>
      </w:r>
      <w:r w:rsidRPr="00885F3E">
        <w:rPr>
          <w:rFonts w:ascii="Times New Roman" w:hAnsi="Times New Roman" w:cs="Times New Roman"/>
          <w:spacing w:val="-2"/>
          <w:sz w:val="21"/>
          <w:szCs w:val="21"/>
          <w:lang w:eastAsia="zh-CN"/>
        </w:rPr>
        <w:t>MFCC-6</w:t>
      </w:r>
      <w:r w:rsidRPr="00885F3E">
        <w:rPr>
          <w:rFonts w:ascii="Times New Roman" w:hAnsi="Times New Roman" w:cs="Times New Roman"/>
          <w:spacing w:val="-2"/>
          <w:sz w:val="21"/>
          <w:szCs w:val="21"/>
          <w:lang w:eastAsia="zh-CN"/>
        </w:rPr>
        <w:t>、</w:t>
      </w:r>
      <w:r w:rsidRPr="00885F3E">
        <w:rPr>
          <w:rFonts w:ascii="Times New Roman" w:hAnsi="Times New Roman" w:cs="Times New Roman"/>
          <w:spacing w:val="-2"/>
          <w:sz w:val="21"/>
          <w:szCs w:val="21"/>
          <w:lang w:eastAsia="zh-CN"/>
        </w:rPr>
        <w:t>MFCC-10</w:t>
      </w:r>
      <w:r w:rsidRPr="00885F3E">
        <w:rPr>
          <w:rFonts w:ascii="Times New Roman" w:hAnsi="Times New Roman" w:cs="Times New Roman"/>
          <w:spacing w:val="-2"/>
          <w:sz w:val="21"/>
          <w:szCs w:val="21"/>
          <w:lang w:eastAsia="zh-CN"/>
        </w:rPr>
        <w:t>及</w:t>
      </w:r>
      <w:r w:rsidRPr="00885F3E">
        <w:rPr>
          <w:rFonts w:ascii="Times New Roman" w:hAnsi="Times New Roman" w:cs="Times New Roman"/>
          <w:spacing w:val="-2"/>
          <w:sz w:val="21"/>
          <w:szCs w:val="21"/>
          <w:lang w:eastAsia="zh-CN"/>
        </w:rPr>
        <w:t>MFCC-12</w:t>
      </w:r>
      <w:r w:rsidRPr="00885F3E">
        <w:rPr>
          <w:rFonts w:ascii="Times New Roman" w:hAnsi="Times New Roman" w:cs="Times New Roman"/>
          <w:spacing w:val="-2"/>
          <w:sz w:val="21"/>
          <w:szCs w:val="21"/>
          <w:lang w:eastAsia="zh-CN"/>
        </w:rPr>
        <w:t>等参数逐渐出现中心偏移和波动增强；至</w:t>
      </w:r>
      <w:r w:rsidRPr="00885F3E">
        <w:rPr>
          <w:rFonts w:ascii="Times New Roman" w:hAnsi="Times New Roman" w:cs="Times New Roman"/>
          <w:spacing w:val="-2"/>
          <w:sz w:val="21"/>
          <w:szCs w:val="21"/>
          <w:lang w:eastAsia="zh-CN"/>
        </w:rPr>
        <w:t>C</w:t>
      </w:r>
      <w:r w:rsidRPr="00885F3E">
        <w:rPr>
          <w:rFonts w:ascii="Times New Roman" w:hAnsi="Times New Roman" w:cs="Times New Roman"/>
          <w:spacing w:val="-2"/>
          <w:sz w:val="21"/>
          <w:szCs w:val="21"/>
          <w:lang w:eastAsia="zh-CN"/>
        </w:rPr>
        <w:t>时刻附近，随着高应变局部化带进一步扩展并趋于贯通，敏感</w:t>
      </w:r>
      <w:r w:rsidRPr="00885F3E">
        <w:rPr>
          <w:rFonts w:ascii="Times New Roman" w:hAnsi="Times New Roman" w:cs="Times New Roman"/>
          <w:spacing w:val="-2"/>
          <w:sz w:val="21"/>
          <w:szCs w:val="21"/>
          <w:lang w:eastAsia="zh-CN"/>
        </w:rPr>
        <w:t>MFCC</w:t>
      </w:r>
      <w:r w:rsidRPr="00885F3E">
        <w:rPr>
          <w:rFonts w:ascii="Times New Roman" w:hAnsi="Times New Roman" w:cs="Times New Roman"/>
          <w:spacing w:val="-2"/>
          <w:sz w:val="21"/>
          <w:szCs w:val="21"/>
          <w:lang w:eastAsia="zh-CN"/>
        </w:rPr>
        <w:t>的阶段性变化更加明显。由此表明，敏感</w:t>
      </w:r>
      <w:r w:rsidRPr="00885F3E">
        <w:rPr>
          <w:rFonts w:ascii="Times New Roman" w:hAnsi="Times New Roman" w:cs="Times New Roman"/>
          <w:spacing w:val="-2"/>
          <w:sz w:val="21"/>
          <w:szCs w:val="21"/>
          <w:lang w:eastAsia="zh-CN"/>
        </w:rPr>
        <w:t>MFCC</w:t>
      </w:r>
      <w:r w:rsidRPr="00885F3E">
        <w:rPr>
          <w:rFonts w:ascii="Times New Roman" w:hAnsi="Times New Roman" w:cs="Times New Roman"/>
          <w:spacing w:val="-2"/>
          <w:sz w:val="21"/>
          <w:szCs w:val="21"/>
          <w:lang w:eastAsia="zh-CN"/>
        </w:rPr>
        <w:t>参数的变化与试件表面应变由分散向局部化并最终向贯通失稳发展的过程具有较好的时间对应关系。</w:t>
      </w:r>
    </w:p>
    <w:p w14:paraId="77E725A9" w14:textId="4EA07398" w:rsidR="00E21F58" w:rsidRPr="00885F3E" w:rsidRDefault="009F5368" w:rsidP="009F5368">
      <w:pPr>
        <w:pStyle w:val="a3"/>
        <w:spacing w:before="37" w:line="274" w:lineRule="auto"/>
        <w:ind w:right="328"/>
        <w:jc w:val="both"/>
        <w:rPr>
          <w:rFonts w:ascii="Times New Roman" w:hAnsi="Times New Roman" w:cs="Times New Roman"/>
          <w:spacing w:val="-2"/>
          <w:sz w:val="21"/>
          <w:szCs w:val="21"/>
          <w:lang w:eastAsia="zh-CN"/>
        </w:rPr>
      </w:pPr>
      <w:commentRangeStart w:id="26"/>
      <w:r w:rsidRPr="009F5368">
        <w:rPr>
          <w:rFonts w:ascii="Times New Roman" w:hAnsi="Times New Roman" w:cs="Times New Roman"/>
          <w:noProof/>
          <w:spacing w:val="-2"/>
          <w:sz w:val="21"/>
          <w:szCs w:val="21"/>
          <w:lang w:eastAsia="zh-CN"/>
        </w:rPr>
        <w:lastRenderedPageBreak/>
        <w:drawing>
          <wp:inline distT="0" distB="0" distL="0" distR="0" wp14:anchorId="7C7F66EE" wp14:editId="0370174E">
            <wp:extent cx="5274945" cy="2245995"/>
            <wp:effectExtent l="0" t="0" r="190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945" cy="2245995"/>
                    </a:xfrm>
                    <a:prstGeom prst="rect">
                      <a:avLst/>
                    </a:prstGeom>
                  </pic:spPr>
                </pic:pic>
              </a:graphicData>
            </a:graphic>
          </wp:inline>
        </w:drawing>
      </w:r>
    </w:p>
    <w:p w14:paraId="134FEB17" w14:textId="476F1435" w:rsidR="007C5582" w:rsidRDefault="00E21F58" w:rsidP="00E21F58">
      <w:pPr>
        <w:pStyle w:val="a3"/>
        <w:spacing w:before="37" w:line="274" w:lineRule="auto"/>
        <w:ind w:right="328"/>
        <w:jc w:val="center"/>
        <w:rPr>
          <w:rFonts w:ascii="Times New Roman" w:hAnsi="Times New Roman" w:cs="Times New Roman"/>
          <w:spacing w:val="-2"/>
          <w:sz w:val="21"/>
          <w:szCs w:val="21"/>
          <w:lang w:eastAsia="zh-CN"/>
        </w:rPr>
      </w:pPr>
      <w:r w:rsidRPr="00E21F58">
        <w:rPr>
          <w:rFonts w:ascii="Times New Roman" w:hAnsi="Times New Roman" w:cs="Times New Roman"/>
          <w:spacing w:val="-2"/>
          <w:sz w:val="21"/>
          <w:szCs w:val="21"/>
          <w:lang w:eastAsia="zh-CN"/>
        </w:rPr>
        <w:t>图</w:t>
      </w:r>
      <w:r w:rsidRPr="00E21F58">
        <w:rPr>
          <w:rFonts w:ascii="Times New Roman" w:hAnsi="Times New Roman" w:cs="Times New Roman"/>
          <w:spacing w:val="-2"/>
          <w:sz w:val="21"/>
          <w:szCs w:val="21"/>
          <w:lang w:eastAsia="zh-CN"/>
        </w:rPr>
        <w:t>10 MFCC</w:t>
      </w:r>
      <w:r w:rsidR="00C12927">
        <w:rPr>
          <w:rFonts w:ascii="Times New Roman" w:hAnsi="Times New Roman" w:cs="Times New Roman" w:hint="eastAsia"/>
          <w:spacing w:val="-2"/>
          <w:sz w:val="21"/>
          <w:szCs w:val="21"/>
          <w:lang w:eastAsia="zh-CN"/>
        </w:rPr>
        <w:t>-10</w:t>
      </w:r>
      <w:r w:rsidRPr="00E21F58">
        <w:rPr>
          <w:rFonts w:ascii="Times New Roman" w:hAnsi="Times New Roman" w:cs="Times New Roman"/>
          <w:spacing w:val="-2"/>
          <w:sz w:val="21"/>
          <w:szCs w:val="21"/>
          <w:lang w:eastAsia="zh-CN"/>
        </w:rPr>
        <w:t>与</w:t>
      </w:r>
      <w:r w:rsidRPr="00E21F58">
        <w:rPr>
          <w:rFonts w:ascii="Times New Roman" w:hAnsi="Times New Roman" w:cs="Times New Roman"/>
          <w:spacing w:val="-2"/>
          <w:sz w:val="21"/>
          <w:szCs w:val="21"/>
          <w:lang w:eastAsia="zh-CN"/>
        </w:rPr>
        <w:t>DIC</w:t>
      </w:r>
      <w:r w:rsidRPr="00E21F58">
        <w:rPr>
          <w:rFonts w:ascii="Times New Roman" w:hAnsi="Times New Roman" w:cs="Times New Roman"/>
          <w:spacing w:val="-2"/>
          <w:sz w:val="21"/>
          <w:szCs w:val="21"/>
          <w:lang w:eastAsia="zh-CN"/>
        </w:rPr>
        <w:t>应变局部化演化的时间对应关系</w:t>
      </w:r>
      <w:commentRangeEnd w:id="26"/>
      <w:r w:rsidR="00DB6B6C">
        <w:rPr>
          <w:rStyle w:val="ae"/>
          <w:rFonts w:ascii="Times New Roman" w:hAnsi="Times New Roman" w:cs="Times New Roman"/>
          <w:spacing w:val="-2"/>
          <w:lang w:eastAsia="zh-CN"/>
        </w:rPr>
        <w:commentReference w:id="26"/>
      </w:r>
    </w:p>
    <w:p w14:paraId="2E3A34E6" w14:textId="0A0C2A9C" w:rsidR="009F5368" w:rsidRPr="007C5582" w:rsidRDefault="009F5368" w:rsidP="00E21F58">
      <w:pPr>
        <w:pStyle w:val="a3"/>
        <w:spacing w:before="37" w:line="274" w:lineRule="auto"/>
        <w:ind w:right="328"/>
        <w:jc w:val="center"/>
        <w:rPr>
          <w:rFonts w:ascii="Times New Roman" w:hAnsi="Times New Roman" w:cs="Times New Roman"/>
          <w:spacing w:val="-2"/>
          <w:sz w:val="21"/>
          <w:szCs w:val="21"/>
          <w:lang w:eastAsia="zh-CN"/>
        </w:rPr>
      </w:pPr>
      <w:r w:rsidRPr="00A5678D">
        <w:rPr>
          <w:rFonts w:ascii="Times New Roman" w:hAnsi="Times New Roman" w:cs="Times New Roman"/>
          <w:spacing w:val="-2"/>
          <w:sz w:val="21"/>
          <w:szCs w:val="21"/>
          <w:lang w:eastAsia="zh-CN"/>
        </w:rPr>
        <w:t>(a) B7</w:t>
      </w:r>
      <w:r w:rsidRPr="00A5678D">
        <w:rPr>
          <w:rFonts w:ascii="Times New Roman" w:hAnsi="Times New Roman" w:cs="Times New Roman"/>
          <w:spacing w:val="-2"/>
          <w:sz w:val="21"/>
          <w:szCs w:val="21"/>
          <w:lang w:eastAsia="zh-CN"/>
        </w:rPr>
        <w:t>；</w:t>
      </w:r>
      <w:r w:rsidRPr="00A5678D">
        <w:rPr>
          <w:rFonts w:ascii="Times New Roman" w:hAnsi="Times New Roman" w:cs="Times New Roman"/>
          <w:spacing w:val="-2"/>
          <w:sz w:val="21"/>
          <w:szCs w:val="21"/>
          <w:lang w:eastAsia="zh-CN"/>
        </w:rPr>
        <w:t>(b) B8</w:t>
      </w:r>
    </w:p>
    <w:p w14:paraId="128D9FA2" w14:textId="0970B625" w:rsidR="007C5582" w:rsidRDefault="007C5582" w:rsidP="007C5582">
      <w:pPr>
        <w:pStyle w:val="a3"/>
        <w:spacing w:before="37" w:line="274" w:lineRule="auto"/>
        <w:ind w:left="21" w:right="328" w:firstLine="420"/>
        <w:jc w:val="both"/>
        <w:rPr>
          <w:ins w:id="27" w:author="宁 张" w:date="2026-09-23T18:32:00Z" w16du:dateUtc="2026-09-23T10:32:00Z"/>
          <w:rFonts w:ascii="Times New Roman" w:hAnsi="Times New Roman" w:cs="Times New Roman"/>
          <w:spacing w:val="-2"/>
          <w:sz w:val="21"/>
          <w:szCs w:val="21"/>
          <w:lang w:eastAsia="zh-CN"/>
        </w:rPr>
      </w:pPr>
      <w:r w:rsidRPr="007C5582">
        <w:rPr>
          <w:rFonts w:ascii="Times New Roman" w:hAnsi="Times New Roman" w:cs="Times New Roman"/>
          <w:spacing w:val="-2"/>
          <w:sz w:val="21"/>
          <w:szCs w:val="21"/>
          <w:lang w:eastAsia="zh-CN"/>
        </w:rPr>
        <w:t>综合时序演化、阶段效应量及箱线图分布结果可以看出，</w:t>
      </w:r>
      <w:r w:rsidRPr="007C5582">
        <w:rPr>
          <w:rFonts w:ascii="Times New Roman" w:hAnsi="Times New Roman" w:cs="Times New Roman"/>
          <w:spacing w:val="-2"/>
          <w:sz w:val="21"/>
          <w:szCs w:val="21"/>
          <w:lang w:eastAsia="zh-CN"/>
        </w:rPr>
        <w:t>MFCC</w:t>
      </w:r>
      <w:r w:rsidRPr="007C5582">
        <w:rPr>
          <w:rFonts w:ascii="Times New Roman" w:hAnsi="Times New Roman" w:cs="Times New Roman"/>
          <w:spacing w:val="-2"/>
          <w:sz w:val="21"/>
          <w:szCs w:val="21"/>
          <w:lang w:eastAsia="zh-CN"/>
        </w:rPr>
        <w:t>参数对混凝土劈裂断裂过程具有明显的阶次选择性，其中部分</w:t>
      </w:r>
      <w:r w:rsidRPr="007C5582">
        <w:rPr>
          <w:rFonts w:ascii="Times New Roman" w:hAnsi="Times New Roman" w:cs="Times New Roman"/>
          <w:spacing w:val="-2"/>
          <w:sz w:val="21"/>
          <w:szCs w:val="21"/>
          <w:lang w:eastAsia="zh-CN"/>
        </w:rPr>
        <w:t>MFCC</w:t>
      </w:r>
      <w:r w:rsidRPr="007C5582">
        <w:rPr>
          <w:rFonts w:ascii="Times New Roman" w:hAnsi="Times New Roman" w:cs="Times New Roman"/>
          <w:spacing w:val="-2"/>
          <w:sz w:val="21"/>
          <w:szCs w:val="21"/>
          <w:lang w:eastAsia="zh-CN"/>
        </w:rPr>
        <w:t>在</w:t>
      </w:r>
      <w:r w:rsidRPr="007C5582">
        <w:rPr>
          <w:rFonts w:ascii="Times New Roman" w:hAnsi="Times New Roman" w:cs="Times New Roman"/>
          <w:spacing w:val="-2"/>
          <w:sz w:val="21"/>
          <w:szCs w:val="21"/>
          <w:lang w:eastAsia="zh-CN"/>
        </w:rPr>
        <w:t>B7</w:t>
      </w:r>
      <w:r w:rsidRPr="007C5582">
        <w:rPr>
          <w:rFonts w:ascii="Times New Roman" w:hAnsi="Times New Roman" w:cs="Times New Roman"/>
          <w:spacing w:val="-2"/>
          <w:sz w:val="21"/>
          <w:szCs w:val="21"/>
          <w:lang w:eastAsia="zh-CN"/>
        </w:rPr>
        <w:t>和</w:t>
      </w:r>
      <w:r w:rsidRPr="007C5582">
        <w:rPr>
          <w:rFonts w:ascii="Times New Roman" w:hAnsi="Times New Roman" w:cs="Times New Roman"/>
          <w:spacing w:val="-2"/>
          <w:sz w:val="21"/>
          <w:szCs w:val="21"/>
          <w:lang w:eastAsia="zh-CN"/>
        </w:rPr>
        <w:t>B8</w:t>
      </w:r>
      <w:r w:rsidRPr="007C5582">
        <w:rPr>
          <w:rFonts w:ascii="Times New Roman" w:hAnsi="Times New Roman" w:cs="Times New Roman"/>
          <w:spacing w:val="-2"/>
          <w:sz w:val="21"/>
          <w:szCs w:val="21"/>
          <w:lang w:eastAsia="zh-CN"/>
        </w:rPr>
        <w:t>试件中均表现出较为一致的阶段变化规律。特别是在峰值附近断裂阶段，敏感</w:t>
      </w:r>
      <w:r w:rsidRPr="007C5582">
        <w:rPr>
          <w:rFonts w:ascii="Times New Roman" w:hAnsi="Times New Roman" w:cs="Times New Roman"/>
          <w:spacing w:val="-2"/>
          <w:sz w:val="21"/>
          <w:szCs w:val="21"/>
          <w:lang w:eastAsia="zh-CN"/>
        </w:rPr>
        <w:t>MFCC</w:t>
      </w:r>
      <w:r w:rsidRPr="007C5582">
        <w:rPr>
          <w:rFonts w:ascii="Times New Roman" w:hAnsi="Times New Roman" w:cs="Times New Roman"/>
          <w:spacing w:val="-2"/>
          <w:sz w:val="21"/>
          <w:szCs w:val="21"/>
          <w:lang w:eastAsia="zh-CN"/>
        </w:rPr>
        <w:t>参数的中心位置和离散程度均发生明显改变，表明</w:t>
      </w:r>
      <w:r w:rsidRPr="007C5582">
        <w:rPr>
          <w:rFonts w:ascii="Times New Roman" w:hAnsi="Times New Roman" w:cs="Times New Roman"/>
          <w:spacing w:val="-2"/>
          <w:sz w:val="21"/>
          <w:szCs w:val="21"/>
          <w:lang w:eastAsia="zh-CN"/>
        </w:rPr>
        <w:t>MFCC</w:t>
      </w:r>
      <w:r w:rsidRPr="007C5582">
        <w:rPr>
          <w:rFonts w:ascii="Times New Roman" w:hAnsi="Times New Roman" w:cs="Times New Roman"/>
          <w:spacing w:val="-2"/>
          <w:sz w:val="21"/>
          <w:szCs w:val="21"/>
          <w:lang w:eastAsia="zh-CN"/>
        </w:rPr>
        <w:t>向量中包含能够表征混凝土断裂状态的有效声学信息。然而，仅依据单一</w:t>
      </w:r>
      <w:r w:rsidRPr="007C5582">
        <w:rPr>
          <w:rFonts w:ascii="Times New Roman" w:hAnsi="Times New Roman" w:cs="Times New Roman"/>
          <w:spacing w:val="-2"/>
          <w:sz w:val="21"/>
          <w:szCs w:val="21"/>
          <w:lang w:eastAsia="zh-CN"/>
        </w:rPr>
        <w:t>MFCC</w:t>
      </w:r>
      <w:r w:rsidRPr="007C5582">
        <w:rPr>
          <w:rFonts w:ascii="Times New Roman" w:hAnsi="Times New Roman" w:cs="Times New Roman"/>
          <w:spacing w:val="-2"/>
          <w:sz w:val="21"/>
          <w:szCs w:val="21"/>
          <w:lang w:eastAsia="zh-CN"/>
        </w:rPr>
        <w:t>参数的变化尚难实现不同断裂状态的自动判别，因此</w:t>
      </w:r>
      <w:r>
        <w:rPr>
          <w:rFonts w:ascii="Times New Roman" w:hAnsi="Times New Roman" w:cs="Times New Roman" w:hint="eastAsia"/>
          <w:spacing w:val="-2"/>
          <w:sz w:val="21"/>
          <w:szCs w:val="21"/>
          <w:lang w:eastAsia="zh-CN"/>
        </w:rPr>
        <w:t>接下来</w:t>
      </w:r>
      <w:r w:rsidRPr="007C5582">
        <w:rPr>
          <w:rFonts w:ascii="Times New Roman" w:hAnsi="Times New Roman" w:cs="Times New Roman"/>
          <w:spacing w:val="-2"/>
          <w:sz w:val="21"/>
          <w:szCs w:val="21"/>
          <w:lang w:eastAsia="zh-CN"/>
        </w:rPr>
        <w:t>将多阶</w:t>
      </w:r>
      <w:r w:rsidRPr="007C5582">
        <w:rPr>
          <w:rFonts w:ascii="Times New Roman" w:hAnsi="Times New Roman" w:cs="Times New Roman"/>
          <w:spacing w:val="-2"/>
          <w:sz w:val="21"/>
          <w:szCs w:val="21"/>
          <w:lang w:eastAsia="zh-CN"/>
        </w:rPr>
        <w:t>MFCC</w:t>
      </w:r>
      <w:r w:rsidRPr="007C5582">
        <w:rPr>
          <w:rFonts w:ascii="Times New Roman" w:hAnsi="Times New Roman" w:cs="Times New Roman"/>
          <w:spacing w:val="-2"/>
          <w:sz w:val="21"/>
          <w:szCs w:val="21"/>
          <w:lang w:eastAsia="zh-CN"/>
        </w:rPr>
        <w:t>组合为特征向量，并以荷载</w:t>
      </w:r>
      <w:r w:rsidRPr="007C5582">
        <w:rPr>
          <w:rFonts w:ascii="Times New Roman" w:hAnsi="Times New Roman" w:cs="Times New Roman"/>
          <w:spacing w:val="-2"/>
          <w:sz w:val="21"/>
          <w:szCs w:val="21"/>
          <w:lang w:eastAsia="zh-CN"/>
        </w:rPr>
        <w:t>—DIC</w:t>
      </w:r>
      <w:r w:rsidRPr="007C5582">
        <w:rPr>
          <w:rFonts w:ascii="Times New Roman" w:hAnsi="Times New Roman" w:cs="Times New Roman"/>
          <w:spacing w:val="-2"/>
          <w:sz w:val="21"/>
          <w:szCs w:val="21"/>
          <w:lang w:eastAsia="zh-CN"/>
        </w:rPr>
        <w:t>联合确定的断裂阶段作为状态标签，建立基于</w:t>
      </w:r>
      <w:r w:rsidRPr="007C5582">
        <w:rPr>
          <w:rFonts w:ascii="Times New Roman" w:hAnsi="Times New Roman" w:cs="Times New Roman"/>
          <w:spacing w:val="-2"/>
          <w:sz w:val="21"/>
          <w:szCs w:val="21"/>
          <w:lang w:eastAsia="zh-CN"/>
        </w:rPr>
        <w:t>MFCC</w:t>
      </w:r>
      <w:r w:rsidRPr="007C5582">
        <w:rPr>
          <w:rFonts w:ascii="Times New Roman" w:hAnsi="Times New Roman" w:cs="Times New Roman"/>
          <w:spacing w:val="-2"/>
          <w:sz w:val="21"/>
          <w:szCs w:val="21"/>
          <w:lang w:eastAsia="zh-CN"/>
        </w:rPr>
        <w:t>向量的断裂特征模式识别模型。</w:t>
      </w:r>
    </w:p>
    <w:p w14:paraId="2C02CA0A" w14:textId="7FE47FA8" w:rsidR="00DB6B6C" w:rsidRDefault="00DB6B6C" w:rsidP="007C5582">
      <w:pPr>
        <w:pStyle w:val="a3"/>
        <w:spacing w:before="37" w:line="274" w:lineRule="auto"/>
        <w:ind w:left="21" w:right="328" w:firstLine="420"/>
        <w:jc w:val="both"/>
        <w:rPr>
          <w:ins w:id="28" w:author="宁 张" w:date="2026-09-23T18:32:00Z" w16du:dateUtc="2026-09-23T10:32:00Z"/>
          <w:rFonts w:ascii="Times New Roman" w:hAnsi="Times New Roman" w:cs="Times New Roman"/>
          <w:spacing w:val="-2"/>
          <w:sz w:val="21"/>
          <w:szCs w:val="21"/>
          <w:lang w:eastAsia="zh-CN"/>
        </w:rPr>
      </w:pPr>
      <w:ins w:id="29" w:author="宁 张" w:date="2026-09-23T18:33:00Z" w16du:dateUtc="2026-09-23T10:33:00Z">
        <w:r w:rsidRPr="00DB6B6C">
          <w:rPr>
            <w:rFonts w:ascii="Times New Roman" w:hAnsi="Times New Roman" w:cs="Times New Roman"/>
            <w:spacing w:val="-2"/>
            <w:sz w:val="21"/>
            <w:szCs w:val="21"/>
            <w:lang w:eastAsia="zh-CN"/>
          </w:rPr>
          <w:t>第一段：用</w:t>
        </w:r>
        <w:r w:rsidRPr="00DB6B6C">
          <w:rPr>
            <w:rFonts w:ascii="Times New Roman" w:hAnsi="Times New Roman" w:cs="Times New Roman"/>
            <w:spacing w:val="-2"/>
            <w:sz w:val="21"/>
            <w:szCs w:val="21"/>
            <w:lang w:eastAsia="zh-CN"/>
          </w:rPr>
          <w:t>12</w:t>
        </w:r>
        <w:r w:rsidRPr="00DB6B6C">
          <w:rPr>
            <w:rFonts w:ascii="Times New Roman" w:hAnsi="Times New Roman" w:cs="Times New Roman"/>
            <w:spacing w:val="-2"/>
            <w:sz w:val="21"/>
            <w:szCs w:val="21"/>
            <w:lang w:eastAsia="zh-CN"/>
          </w:rPr>
          <w:t>阶</w:t>
        </w:r>
        <w:r w:rsidRPr="00DB6B6C">
          <w:rPr>
            <w:rFonts w:ascii="Times New Roman" w:hAnsi="Times New Roman" w:cs="Times New Roman"/>
            <w:spacing w:val="-2"/>
            <w:sz w:val="21"/>
            <w:szCs w:val="21"/>
            <w:lang w:eastAsia="zh-CN"/>
          </w:rPr>
          <w:t>MFCC</w:t>
        </w:r>
        <w:r w:rsidRPr="00DB6B6C">
          <w:rPr>
            <w:rFonts w:ascii="Times New Roman" w:hAnsi="Times New Roman" w:cs="Times New Roman"/>
            <w:spacing w:val="-2"/>
            <w:sz w:val="21"/>
            <w:szCs w:val="21"/>
            <w:lang w:eastAsia="zh-CN"/>
          </w:rPr>
          <w:t>热图展示加载全过程的整体演化。</w:t>
        </w:r>
        <w:r w:rsidRPr="00DB6B6C">
          <w:rPr>
            <w:rFonts w:ascii="Times New Roman" w:hAnsi="Times New Roman" w:cs="Times New Roman"/>
            <w:spacing w:val="-2"/>
            <w:sz w:val="21"/>
            <w:szCs w:val="21"/>
            <w:lang w:eastAsia="zh-CN"/>
          </w:rPr>
          <w:t xml:space="preserve"> </w:t>
        </w:r>
        <w:r w:rsidRPr="00DB6B6C">
          <w:rPr>
            <w:rFonts w:ascii="Times New Roman" w:hAnsi="Times New Roman" w:cs="Times New Roman"/>
            <w:spacing w:val="-2"/>
            <w:sz w:val="21"/>
            <w:szCs w:val="21"/>
            <w:lang w:eastAsia="zh-CN"/>
          </w:rPr>
          <w:t>将现有</w:t>
        </w:r>
        <w:r w:rsidRPr="00DB6B6C">
          <w:rPr>
            <w:rFonts w:ascii="Times New Roman" w:hAnsi="Times New Roman" w:cs="Times New Roman"/>
            <w:spacing w:val="-2"/>
            <w:sz w:val="21"/>
            <w:szCs w:val="21"/>
            <w:lang w:eastAsia="zh-CN"/>
          </w:rPr>
          <w:t>B7</w:t>
        </w:r>
        <w:r w:rsidRPr="00DB6B6C">
          <w:rPr>
            <w:rFonts w:ascii="Times New Roman" w:hAnsi="Times New Roman" w:cs="Times New Roman"/>
            <w:spacing w:val="-2"/>
            <w:sz w:val="21"/>
            <w:szCs w:val="21"/>
            <w:lang w:eastAsia="zh-CN"/>
          </w:rPr>
          <w:t>、</w:t>
        </w:r>
        <w:r w:rsidRPr="00DB6B6C">
          <w:rPr>
            <w:rFonts w:ascii="Times New Roman" w:hAnsi="Times New Roman" w:cs="Times New Roman"/>
            <w:spacing w:val="-2"/>
            <w:sz w:val="21"/>
            <w:szCs w:val="21"/>
            <w:lang w:eastAsia="zh-CN"/>
          </w:rPr>
          <w:t>B8</w:t>
        </w:r>
        <w:r w:rsidRPr="00DB6B6C">
          <w:rPr>
            <w:rFonts w:ascii="Times New Roman" w:hAnsi="Times New Roman" w:cs="Times New Roman"/>
            <w:spacing w:val="-2"/>
            <w:sz w:val="21"/>
            <w:szCs w:val="21"/>
            <w:lang w:eastAsia="zh-CN"/>
          </w:rPr>
          <w:t>的两组</w:t>
        </w:r>
        <w:r w:rsidRPr="00DB6B6C">
          <w:rPr>
            <w:rFonts w:ascii="Times New Roman" w:hAnsi="Times New Roman" w:cs="Times New Roman"/>
            <w:spacing w:val="-2"/>
            <w:sz w:val="21"/>
            <w:szCs w:val="21"/>
            <w:lang w:eastAsia="zh-CN"/>
          </w:rPr>
          <w:t>12</w:t>
        </w:r>
        <w:r w:rsidRPr="00DB6B6C">
          <w:rPr>
            <w:rFonts w:ascii="Times New Roman" w:hAnsi="Times New Roman" w:cs="Times New Roman"/>
            <w:spacing w:val="-2"/>
            <w:sz w:val="21"/>
            <w:szCs w:val="21"/>
            <w:lang w:eastAsia="zh-CN"/>
          </w:rPr>
          <w:t>面板曲线改为两幅</w:t>
        </w:r>
        <w:r w:rsidRPr="00DB6B6C">
          <w:rPr>
            <w:rFonts w:ascii="Times New Roman" w:hAnsi="Times New Roman" w:cs="Times New Roman"/>
            <w:spacing w:val="-2"/>
            <w:sz w:val="21"/>
            <w:szCs w:val="21"/>
            <w:lang w:eastAsia="zh-CN"/>
          </w:rPr>
          <w:t>“MFCC</w:t>
        </w:r>
        <w:r w:rsidRPr="00DB6B6C">
          <w:rPr>
            <w:rFonts w:ascii="Times New Roman" w:hAnsi="Times New Roman" w:cs="Times New Roman"/>
            <w:spacing w:val="-2"/>
            <w:sz w:val="21"/>
            <w:szCs w:val="21"/>
            <w:lang w:eastAsia="zh-CN"/>
          </w:rPr>
          <w:t>阶次</w:t>
        </w:r>
        <w:r w:rsidRPr="00DB6B6C">
          <w:rPr>
            <w:rFonts w:ascii="Times New Roman" w:hAnsi="Times New Roman" w:cs="Times New Roman"/>
            <w:spacing w:val="-2"/>
            <w:sz w:val="21"/>
            <w:szCs w:val="21"/>
            <w:lang w:eastAsia="zh-CN"/>
          </w:rPr>
          <w:t>—</w:t>
        </w:r>
        <w:r w:rsidRPr="00DB6B6C">
          <w:rPr>
            <w:rFonts w:ascii="Times New Roman" w:hAnsi="Times New Roman" w:cs="Times New Roman"/>
            <w:spacing w:val="-2"/>
            <w:sz w:val="21"/>
            <w:szCs w:val="21"/>
            <w:lang w:eastAsia="zh-CN"/>
          </w:rPr>
          <w:t>归一化时间</w:t>
        </w:r>
        <w:r w:rsidRPr="00DB6B6C">
          <w:rPr>
            <w:rFonts w:ascii="Times New Roman" w:hAnsi="Times New Roman" w:cs="Times New Roman"/>
            <w:spacing w:val="-2"/>
            <w:sz w:val="21"/>
            <w:szCs w:val="21"/>
            <w:lang w:eastAsia="zh-CN"/>
          </w:rPr>
          <w:t>”</w:t>
        </w:r>
        <w:r w:rsidRPr="00DB6B6C">
          <w:rPr>
            <w:rFonts w:ascii="Times New Roman" w:hAnsi="Times New Roman" w:cs="Times New Roman"/>
            <w:spacing w:val="-2"/>
            <w:sz w:val="21"/>
            <w:szCs w:val="21"/>
            <w:lang w:eastAsia="zh-CN"/>
          </w:rPr>
          <w:t>热图，并在上方配置共用时间轴的荷载曲线，标注</w:t>
        </w:r>
        <w:r w:rsidRPr="00DB6B6C">
          <w:rPr>
            <w:rFonts w:ascii="Times New Roman" w:hAnsi="Times New Roman" w:cs="Times New Roman"/>
            <w:spacing w:val="-2"/>
            <w:sz w:val="21"/>
            <w:szCs w:val="21"/>
            <w:lang w:eastAsia="zh-CN"/>
          </w:rPr>
          <w:t>4.1</w:t>
        </w:r>
        <w:r w:rsidRPr="00DB6B6C">
          <w:rPr>
            <w:rFonts w:ascii="Times New Roman" w:hAnsi="Times New Roman" w:cs="Times New Roman"/>
            <w:spacing w:val="-2"/>
            <w:sz w:val="21"/>
            <w:szCs w:val="21"/>
            <w:lang w:eastAsia="zh-CN"/>
          </w:rPr>
          <w:t>节已有证据支持的局部化形成、扩展和峰值时刻。横坐标优先采用归一化时间，因为峰前、峰后可能具有相同荷载比，单用归一化荷载容易混淆顺序。热图纵轴应为</w:t>
        </w:r>
        <w:r w:rsidRPr="00DB6B6C">
          <w:rPr>
            <w:rFonts w:ascii="Times New Roman" w:hAnsi="Times New Roman" w:cs="Times New Roman"/>
            <w:spacing w:val="-2"/>
            <w:sz w:val="21"/>
            <w:szCs w:val="21"/>
            <w:lang w:eastAsia="zh-CN"/>
          </w:rPr>
          <w:t>MFCC</w:t>
        </w:r>
        <w:r w:rsidRPr="00DB6B6C">
          <w:rPr>
            <w:rFonts w:ascii="Times New Roman" w:hAnsi="Times New Roman" w:cs="Times New Roman"/>
            <w:spacing w:val="-2"/>
            <w:sz w:val="21"/>
            <w:szCs w:val="21"/>
            <w:lang w:eastAsia="zh-CN"/>
          </w:rPr>
          <w:t>阶次，色值表示系数大小，宜称</w:t>
        </w:r>
        <w:r w:rsidRPr="00DB6B6C">
          <w:rPr>
            <w:rFonts w:ascii="Times New Roman" w:hAnsi="Times New Roman" w:cs="Times New Roman"/>
            <w:spacing w:val="-2"/>
            <w:sz w:val="21"/>
            <w:szCs w:val="21"/>
            <w:lang w:eastAsia="zh-CN"/>
          </w:rPr>
          <w:t>“MFCC</w:t>
        </w:r>
        <w:r w:rsidRPr="00DB6B6C">
          <w:rPr>
            <w:rFonts w:ascii="Times New Roman" w:hAnsi="Times New Roman" w:cs="Times New Roman"/>
            <w:spacing w:val="-2"/>
            <w:sz w:val="21"/>
            <w:szCs w:val="21"/>
            <w:lang w:eastAsia="zh-CN"/>
          </w:rPr>
          <w:t>时序热图</w:t>
        </w:r>
        <w:r w:rsidRPr="00DB6B6C">
          <w:rPr>
            <w:rFonts w:ascii="Times New Roman" w:hAnsi="Times New Roman" w:cs="Times New Roman"/>
            <w:spacing w:val="-2"/>
            <w:sz w:val="21"/>
            <w:szCs w:val="21"/>
            <w:lang w:eastAsia="zh-CN"/>
          </w:rPr>
          <w:t>”</w:t>
        </w:r>
        <w:r w:rsidRPr="00DB6B6C">
          <w:rPr>
            <w:rFonts w:ascii="Times New Roman" w:hAnsi="Times New Roman" w:cs="Times New Roman"/>
            <w:spacing w:val="-2"/>
            <w:sz w:val="21"/>
            <w:szCs w:val="21"/>
            <w:lang w:eastAsia="zh-CN"/>
          </w:rPr>
          <w:t>，而非严格意义上的时频图。正文仅概括不同阶次在哪些阶段发生偏移或波动增强。原前三段据此压缩为一段，删除重复的</w:t>
        </w:r>
        <w:r w:rsidRPr="00DB6B6C">
          <w:rPr>
            <w:rFonts w:ascii="Times New Roman" w:hAnsi="Times New Roman" w:cs="Times New Roman"/>
            <w:spacing w:val="-2"/>
            <w:sz w:val="21"/>
            <w:szCs w:val="21"/>
            <w:lang w:eastAsia="zh-CN"/>
          </w:rPr>
          <w:t>AE</w:t>
        </w:r>
        <w:r w:rsidRPr="00DB6B6C">
          <w:rPr>
            <w:rFonts w:ascii="Times New Roman" w:hAnsi="Times New Roman" w:cs="Times New Roman"/>
            <w:spacing w:val="-2"/>
            <w:sz w:val="21"/>
            <w:szCs w:val="21"/>
            <w:lang w:eastAsia="zh-CN"/>
          </w:rPr>
          <w:t>幅值描述及图</w:t>
        </w:r>
        <w:r w:rsidRPr="00DB6B6C">
          <w:rPr>
            <w:rFonts w:ascii="Times New Roman" w:hAnsi="Times New Roman" w:cs="Times New Roman"/>
            <w:spacing w:val="-2"/>
            <w:sz w:val="21"/>
            <w:szCs w:val="21"/>
            <w:lang w:eastAsia="zh-CN"/>
          </w:rPr>
          <w:t>7</w:t>
        </w:r>
        <w:r w:rsidRPr="00DB6B6C">
          <w:rPr>
            <w:rFonts w:ascii="Times New Roman" w:hAnsi="Times New Roman" w:cs="Times New Roman"/>
            <w:spacing w:val="-2"/>
            <w:sz w:val="21"/>
            <w:szCs w:val="21"/>
            <w:lang w:eastAsia="zh-CN"/>
          </w:rPr>
          <w:t>；若各阶分别标准化显示，应在图注说明，不能据颜色直接比较不同阶次的绝对大小。</w:t>
        </w:r>
      </w:ins>
    </w:p>
    <w:p w14:paraId="26844565" w14:textId="14A6FC74" w:rsidR="00DB6B6C" w:rsidRDefault="00DB6B6C" w:rsidP="007C5582">
      <w:pPr>
        <w:pStyle w:val="a3"/>
        <w:spacing w:before="37" w:line="274" w:lineRule="auto"/>
        <w:ind w:left="21" w:right="328" w:firstLine="420"/>
        <w:jc w:val="both"/>
        <w:rPr>
          <w:ins w:id="30" w:author="宁 张" w:date="2026-09-23T18:40:00Z" w16du:dateUtc="2026-09-23T10:40:00Z"/>
          <w:rFonts w:ascii="Times New Roman" w:hAnsi="Times New Roman" w:cs="Times New Roman" w:hint="eastAsia"/>
          <w:spacing w:val="-2"/>
          <w:sz w:val="21"/>
          <w:szCs w:val="21"/>
          <w:lang w:eastAsia="zh-CN"/>
        </w:rPr>
      </w:pPr>
      <w:ins w:id="31" w:author="宁 张" w:date="2026-09-23T18:34:00Z" w16du:dateUtc="2026-09-23T10:34:00Z">
        <w:r w:rsidRPr="00DB6B6C">
          <w:rPr>
            <w:rFonts w:ascii="Times New Roman" w:hAnsi="Times New Roman" w:cs="Times New Roman"/>
            <w:spacing w:val="-2"/>
            <w:sz w:val="21"/>
            <w:szCs w:val="21"/>
            <w:lang w:eastAsia="zh-CN"/>
          </w:rPr>
          <w:t>第二段：以有明确区间依据的分布图说明阶段差异，取消独立</w:t>
        </w:r>
        <w:r w:rsidRPr="00DB6B6C">
          <w:rPr>
            <w:rFonts w:ascii="Times New Roman" w:hAnsi="Times New Roman" w:cs="Times New Roman"/>
            <w:spacing w:val="-2"/>
            <w:sz w:val="21"/>
            <w:szCs w:val="21"/>
            <w:lang w:eastAsia="zh-CN"/>
          </w:rPr>
          <w:t>d</w:t>
        </w:r>
        <w:r w:rsidRPr="00DB6B6C">
          <w:rPr>
            <w:rFonts w:ascii="Times New Roman" w:hAnsi="Times New Roman" w:cs="Times New Roman"/>
            <w:spacing w:val="-2"/>
            <w:sz w:val="21"/>
            <w:szCs w:val="21"/>
            <w:lang w:eastAsia="zh-CN"/>
          </w:rPr>
          <w:t>值比较。</w:t>
        </w:r>
        <w:r w:rsidRPr="00DB6B6C">
          <w:rPr>
            <w:rFonts w:ascii="Times New Roman" w:hAnsi="Times New Roman" w:cs="Times New Roman"/>
            <w:spacing w:val="-2"/>
            <w:sz w:val="21"/>
            <w:szCs w:val="21"/>
            <w:lang w:eastAsia="zh-CN"/>
          </w:rPr>
          <w:t xml:space="preserve"> </w:t>
        </w:r>
        <w:r w:rsidRPr="00DB6B6C">
          <w:rPr>
            <w:rFonts w:ascii="Times New Roman" w:hAnsi="Times New Roman" w:cs="Times New Roman"/>
            <w:spacing w:val="-2"/>
            <w:sz w:val="21"/>
            <w:szCs w:val="21"/>
            <w:lang w:eastAsia="zh-CN"/>
          </w:rPr>
          <w:t>在第一段热图及荷载曲线上，用阴影明确标出用于统计的</w:t>
        </w:r>
        <w:r w:rsidRPr="00DB6B6C">
          <w:rPr>
            <w:rFonts w:ascii="Times New Roman" w:hAnsi="Times New Roman" w:cs="Times New Roman"/>
            <w:spacing w:val="-2"/>
            <w:sz w:val="21"/>
            <w:szCs w:val="21"/>
            <w:lang w:eastAsia="zh-CN"/>
          </w:rPr>
          <w:t>“</w:t>
        </w:r>
        <w:r w:rsidRPr="00DB6B6C">
          <w:rPr>
            <w:rFonts w:ascii="Times New Roman" w:hAnsi="Times New Roman" w:cs="Times New Roman"/>
            <w:spacing w:val="-2"/>
            <w:sz w:val="21"/>
            <w:szCs w:val="21"/>
            <w:lang w:eastAsia="zh-CN"/>
          </w:rPr>
          <w:t>峰前稳定加载段</w:t>
        </w:r>
        <w:r w:rsidRPr="00DB6B6C">
          <w:rPr>
            <w:rFonts w:ascii="Times New Roman" w:hAnsi="Times New Roman" w:cs="Times New Roman"/>
            <w:spacing w:val="-2"/>
            <w:sz w:val="21"/>
            <w:szCs w:val="21"/>
            <w:lang w:eastAsia="zh-CN"/>
          </w:rPr>
          <w:t>”</w:t>
        </w:r>
        <w:r w:rsidRPr="00DB6B6C">
          <w:rPr>
            <w:rFonts w:ascii="Times New Roman" w:hAnsi="Times New Roman" w:cs="Times New Roman"/>
            <w:spacing w:val="-2"/>
            <w:sz w:val="21"/>
            <w:szCs w:val="21"/>
            <w:lang w:eastAsia="zh-CN"/>
          </w:rPr>
          <w:t>和</w:t>
        </w:r>
        <w:r w:rsidRPr="00DB6B6C">
          <w:rPr>
            <w:rFonts w:ascii="Times New Roman" w:hAnsi="Times New Roman" w:cs="Times New Roman"/>
            <w:spacing w:val="-2"/>
            <w:sz w:val="21"/>
            <w:szCs w:val="21"/>
            <w:lang w:eastAsia="zh-CN"/>
          </w:rPr>
          <w:t>“</w:t>
        </w:r>
        <w:r w:rsidRPr="00DB6B6C">
          <w:rPr>
            <w:rFonts w:ascii="Times New Roman" w:hAnsi="Times New Roman" w:cs="Times New Roman"/>
            <w:spacing w:val="-2"/>
            <w:sz w:val="21"/>
            <w:szCs w:val="21"/>
            <w:lang w:eastAsia="zh-CN"/>
          </w:rPr>
          <w:t>峰值附近段</w:t>
        </w:r>
        <w:r w:rsidRPr="00DB6B6C">
          <w:rPr>
            <w:rFonts w:ascii="Times New Roman" w:hAnsi="Times New Roman" w:cs="Times New Roman"/>
            <w:spacing w:val="-2"/>
            <w:sz w:val="21"/>
            <w:szCs w:val="21"/>
            <w:lang w:eastAsia="zh-CN"/>
          </w:rPr>
          <w:t>”</w:t>
        </w:r>
        <w:r w:rsidRPr="00DB6B6C">
          <w:rPr>
            <w:rFonts w:ascii="Times New Roman" w:hAnsi="Times New Roman" w:cs="Times New Roman"/>
            <w:spacing w:val="-2"/>
            <w:sz w:val="21"/>
            <w:szCs w:val="21"/>
            <w:lang w:eastAsia="zh-CN"/>
          </w:rPr>
          <w:t>，再用一张分组箱线图比较</w:t>
        </w:r>
        <w:r w:rsidRPr="00DB6B6C">
          <w:rPr>
            <w:rFonts w:ascii="Times New Roman" w:hAnsi="Times New Roman" w:cs="Times New Roman"/>
            <w:spacing w:val="-2"/>
            <w:sz w:val="21"/>
            <w:szCs w:val="21"/>
            <w:lang w:eastAsia="zh-CN"/>
          </w:rPr>
          <w:t>B7</w:t>
        </w:r>
        <w:r w:rsidRPr="00DB6B6C">
          <w:rPr>
            <w:rFonts w:ascii="Times New Roman" w:hAnsi="Times New Roman" w:cs="Times New Roman"/>
            <w:spacing w:val="-2"/>
            <w:sz w:val="21"/>
            <w:szCs w:val="21"/>
            <w:lang w:eastAsia="zh-CN"/>
          </w:rPr>
          <w:t>、</w:t>
        </w:r>
        <w:r w:rsidRPr="00DB6B6C">
          <w:rPr>
            <w:rFonts w:ascii="Times New Roman" w:hAnsi="Times New Roman" w:cs="Times New Roman"/>
            <w:spacing w:val="-2"/>
            <w:sz w:val="21"/>
            <w:szCs w:val="21"/>
            <w:lang w:eastAsia="zh-CN"/>
          </w:rPr>
          <w:t>B8</w:t>
        </w:r>
        <w:r w:rsidRPr="00DB6B6C">
          <w:rPr>
            <w:rFonts w:ascii="Times New Roman" w:hAnsi="Times New Roman" w:cs="Times New Roman"/>
            <w:spacing w:val="-2"/>
            <w:sz w:val="21"/>
            <w:szCs w:val="21"/>
            <w:lang w:eastAsia="zh-CN"/>
          </w:rPr>
          <w:t>代表性系数的分布。</w:t>
        </w:r>
      </w:ins>
      <w:ins w:id="32" w:author="宁 张" w:date="2026-09-23T18:40:00Z" w16du:dateUtc="2026-09-23T10:40:00Z">
        <w:r w:rsidRPr="00DB6B6C">
          <w:rPr>
            <w:rFonts w:ascii="Times New Roman" w:hAnsi="Times New Roman" w:cs="Times New Roman"/>
            <w:spacing w:val="-2"/>
            <w:sz w:val="21"/>
            <w:szCs w:val="21"/>
            <w:lang w:eastAsia="zh-CN"/>
          </w:rPr>
          <w:t xml:space="preserve"> </w:t>
        </w:r>
      </w:ins>
      <w:ins w:id="33" w:author="宁 张" w:date="2026-09-23T18:34:00Z" w16du:dateUtc="2026-09-23T10:34:00Z">
        <w:r w:rsidRPr="00DB6B6C">
          <w:rPr>
            <w:rFonts w:ascii="Times New Roman" w:hAnsi="Times New Roman" w:cs="Times New Roman"/>
            <w:spacing w:val="-2"/>
            <w:sz w:val="21"/>
            <w:szCs w:val="21"/>
            <w:lang w:eastAsia="zh-CN"/>
          </w:rPr>
          <w:t>“</w:t>
        </w:r>
        <w:r w:rsidRPr="00DB6B6C">
          <w:rPr>
            <w:rFonts w:ascii="Times New Roman" w:hAnsi="Times New Roman" w:cs="Times New Roman"/>
            <w:spacing w:val="-2"/>
            <w:sz w:val="21"/>
            <w:szCs w:val="21"/>
            <w:lang w:eastAsia="zh-CN"/>
          </w:rPr>
          <w:t>非断裂</w:t>
        </w:r>
        <w:r w:rsidRPr="00DB6B6C">
          <w:rPr>
            <w:rFonts w:ascii="Times New Roman" w:hAnsi="Times New Roman" w:cs="Times New Roman"/>
            <w:spacing w:val="-2"/>
            <w:sz w:val="21"/>
            <w:szCs w:val="21"/>
            <w:lang w:eastAsia="zh-CN"/>
          </w:rPr>
          <w:t>”</w:t>
        </w:r>
        <w:r w:rsidRPr="00DB6B6C">
          <w:rPr>
            <w:rFonts w:ascii="Times New Roman" w:hAnsi="Times New Roman" w:cs="Times New Roman"/>
            <w:spacing w:val="-2"/>
            <w:sz w:val="21"/>
            <w:szCs w:val="21"/>
            <w:lang w:eastAsia="zh-CN"/>
          </w:rPr>
          <w:t>建议改为</w:t>
        </w:r>
        <w:r w:rsidRPr="00DB6B6C">
          <w:rPr>
            <w:rFonts w:ascii="Times New Roman" w:hAnsi="Times New Roman" w:cs="Times New Roman"/>
            <w:spacing w:val="-2"/>
            <w:sz w:val="21"/>
            <w:szCs w:val="21"/>
            <w:lang w:eastAsia="zh-CN"/>
          </w:rPr>
          <w:t>“</w:t>
        </w:r>
        <w:r w:rsidRPr="00DB6B6C">
          <w:rPr>
            <w:rFonts w:ascii="Times New Roman" w:hAnsi="Times New Roman" w:cs="Times New Roman"/>
            <w:spacing w:val="-2"/>
            <w:sz w:val="21"/>
            <w:szCs w:val="21"/>
            <w:lang w:eastAsia="zh-CN"/>
          </w:rPr>
          <w:t>峰前稳定加载</w:t>
        </w:r>
        <w:r w:rsidRPr="00DB6B6C">
          <w:rPr>
            <w:rFonts w:ascii="Times New Roman" w:hAnsi="Times New Roman" w:cs="Times New Roman"/>
            <w:spacing w:val="-2"/>
            <w:sz w:val="21"/>
            <w:szCs w:val="21"/>
            <w:lang w:eastAsia="zh-CN"/>
          </w:rPr>
          <w:t>”</w:t>
        </w:r>
        <w:r w:rsidRPr="00DB6B6C">
          <w:rPr>
            <w:rFonts w:ascii="Times New Roman" w:hAnsi="Times New Roman" w:cs="Times New Roman"/>
            <w:spacing w:val="-2"/>
            <w:sz w:val="21"/>
            <w:szCs w:val="21"/>
            <w:lang w:eastAsia="zh-CN"/>
          </w:rPr>
          <w:t>，因为该阶段不能排除微裂纹活动。正文围绕分布中心、离散程度及两试件变化方向是否一致展开，保留少量必要数值。</w:t>
        </w:r>
        <w:r w:rsidRPr="00DB6B6C">
          <w:rPr>
            <w:rFonts w:ascii="Times New Roman" w:hAnsi="Times New Roman" w:cs="Times New Roman"/>
            <w:spacing w:val="-2"/>
            <w:sz w:val="21"/>
            <w:szCs w:val="21"/>
            <w:lang w:eastAsia="zh-CN"/>
          </w:rPr>
          <w:t>Cohen’s d</w:t>
        </w:r>
        <w:r w:rsidRPr="00DB6B6C">
          <w:rPr>
            <w:rFonts w:ascii="Times New Roman" w:hAnsi="Times New Roman" w:cs="Times New Roman"/>
            <w:spacing w:val="-2"/>
            <w:sz w:val="21"/>
            <w:szCs w:val="21"/>
            <w:lang w:eastAsia="zh-CN"/>
          </w:rPr>
          <w:t>不必作为单独论述内容，删除图</w:t>
        </w:r>
        <w:r w:rsidRPr="00DB6B6C">
          <w:rPr>
            <w:rFonts w:ascii="Times New Roman" w:hAnsi="Times New Roman" w:cs="Times New Roman"/>
            <w:spacing w:val="-2"/>
            <w:sz w:val="21"/>
            <w:szCs w:val="21"/>
            <w:lang w:eastAsia="zh-CN"/>
          </w:rPr>
          <w:t>8</w:t>
        </w:r>
        <w:r w:rsidRPr="00DB6B6C">
          <w:rPr>
            <w:rFonts w:ascii="Times New Roman" w:hAnsi="Times New Roman" w:cs="Times New Roman"/>
            <w:spacing w:val="-2"/>
            <w:sz w:val="21"/>
            <w:szCs w:val="21"/>
            <w:lang w:eastAsia="zh-CN"/>
          </w:rPr>
          <w:t>和相应比较段。</w:t>
        </w:r>
      </w:ins>
      <w:ins w:id="34" w:author="宁 张" w:date="2026-09-23T18:40:00Z" w16du:dateUtc="2026-09-23T10:40:00Z">
        <w:r w:rsidRPr="00DB6B6C">
          <w:rPr>
            <w:rFonts w:ascii="Times New Roman" w:hAnsi="Times New Roman" w:cs="Times New Roman"/>
            <w:spacing w:val="-2"/>
            <w:sz w:val="21"/>
            <w:szCs w:val="21"/>
            <w:lang w:eastAsia="zh-CN"/>
          </w:rPr>
          <w:t>中位数</w:t>
        </w:r>
      </w:ins>
      <w:ins w:id="35" w:author="宁 张" w:date="2026-09-23T18:41:00Z" w16du:dateUtc="2026-09-23T10:41:00Z">
        <w:r>
          <w:rPr>
            <w:rFonts w:ascii="Times New Roman" w:hAnsi="Times New Roman" w:cs="Times New Roman" w:hint="eastAsia"/>
            <w:spacing w:val="-2"/>
            <w:sz w:val="21"/>
            <w:szCs w:val="21"/>
            <w:lang w:eastAsia="zh-CN"/>
          </w:rPr>
          <w:t>、</w:t>
        </w:r>
      </w:ins>
      <w:ins w:id="36" w:author="宁 张" w:date="2026-09-23T18:40:00Z" w16du:dateUtc="2026-09-23T10:40:00Z">
        <w:r w:rsidRPr="00DB6B6C">
          <w:rPr>
            <w:rFonts w:ascii="Times New Roman" w:hAnsi="Times New Roman" w:cs="Times New Roman"/>
            <w:spacing w:val="-2"/>
            <w:sz w:val="21"/>
            <w:szCs w:val="21"/>
            <w:lang w:eastAsia="zh-CN"/>
          </w:rPr>
          <w:t>均值、标准差</w:t>
        </w:r>
      </w:ins>
      <w:ins w:id="37" w:author="宁 张" w:date="2026-09-23T18:42:00Z" w16du:dateUtc="2026-09-23T10:42:00Z">
        <w:r>
          <w:rPr>
            <w:rFonts w:ascii="Times New Roman" w:hAnsi="Times New Roman" w:cs="Times New Roman" w:hint="eastAsia"/>
            <w:spacing w:val="-2"/>
            <w:sz w:val="21"/>
            <w:szCs w:val="21"/>
            <w:lang w:eastAsia="zh-CN"/>
          </w:rPr>
          <w:t>等统计参数都可以，但应给出区间选取原则（如每</w:t>
        </w:r>
        <w:r>
          <w:rPr>
            <w:rFonts w:ascii="Times New Roman" w:hAnsi="Times New Roman" w:cs="Times New Roman" w:hint="eastAsia"/>
            <w:spacing w:val="-2"/>
            <w:sz w:val="21"/>
            <w:szCs w:val="21"/>
            <w:lang w:eastAsia="zh-CN"/>
          </w:rPr>
          <w:t>10%</w:t>
        </w:r>
        <w:r>
          <w:rPr>
            <w:rFonts w:ascii="Times New Roman" w:hAnsi="Times New Roman" w:cs="Times New Roman" w:hint="eastAsia"/>
            <w:spacing w:val="-2"/>
            <w:sz w:val="21"/>
            <w:szCs w:val="21"/>
            <w:lang w:eastAsia="zh-CN"/>
          </w:rPr>
          <w:t>极限荷载？）</w:t>
        </w:r>
      </w:ins>
      <w:ins w:id="38" w:author="宁 张" w:date="2026-09-23T18:46:00Z" w16du:dateUtc="2026-09-23T10:46:00Z">
        <w:r w:rsidRPr="00DB6B6C">
          <w:rPr>
            <w:rFonts w:ascii="Times New Roman" w:hAnsi="Times New Roman" w:cs="Times New Roman"/>
            <w:spacing w:val="-2"/>
            <w:sz w:val="21"/>
            <w:szCs w:val="21"/>
            <w:lang w:eastAsia="zh-CN"/>
          </w:rPr>
          <w:t>最终筛选应看三个条件：多个试件变化方向是否一致、两个阶段分布是否有实际分离、变化是否与独立确定的破坏过程对应。不宜仅因为</w:t>
        </w:r>
        <w:r w:rsidRPr="00DB6B6C">
          <w:rPr>
            <w:rFonts w:ascii="Times New Roman" w:hAnsi="Times New Roman" w:cs="Times New Roman"/>
            <w:spacing w:val="-2"/>
            <w:sz w:val="21"/>
            <w:szCs w:val="21"/>
            <w:lang w:eastAsia="zh-CN"/>
          </w:rPr>
          <w:t>B7</w:t>
        </w:r>
        <w:r w:rsidRPr="00DB6B6C">
          <w:rPr>
            <w:rFonts w:ascii="Times New Roman" w:hAnsi="Times New Roman" w:cs="Times New Roman"/>
            <w:spacing w:val="-2"/>
            <w:sz w:val="21"/>
            <w:szCs w:val="21"/>
            <w:lang w:eastAsia="zh-CN"/>
          </w:rPr>
          <w:t>、</w:t>
        </w:r>
        <w:r w:rsidRPr="00DB6B6C">
          <w:rPr>
            <w:rFonts w:ascii="Times New Roman" w:hAnsi="Times New Roman" w:cs="Times New Roman"/>
            <w:spacing w:val="-2"/>
            <w:sz w:val="21"/>
            <w:szCs w:val="21"/>
            <w:lang w:eastAsia="zh-CN"/>
          </w:rPr>
          <w:t>B8</w:t>
        </w:r>
        <w:r w:rsidRPr="00DB6B6C">
          <w:rPr>
            <w:rFonts w:ascii="Times New Roman" w:hAnsi="Times New Roman" w:cs="Times New Roman"/>
            <w:spacing w:val="-2"/>
            <w:sz w:val="21"/>
            <w:szCs w:val="21"/>
            <w:lang w:eastAsia="zh-CN"/>
          </w:rPr>
          <w:t>中某个系数变化最大就将其定为通用敏感参数；可优先利用其余已有试件核查。</w:t>
        </w:r>
      </w:ins>
    </w:p>
    <w:p w14:paraId="3DBD0626" w14:textId="41D44674" w:rsidR="00DB6B6C" w:rsidRDefault="00DB6B6C" w:rsidP="007C5582">
      <w:pPr>
        <w:pStyle w:val="a3"/>
        <w:spacing w:before="37" w:line="274" w:lineRule="auto"/>
        <w:ind w:left="21" w:right="328" w:firstLine="420"/>
        <w:jc w:val="both"/>
        <w:rPr>
          <w:ins w:id="39" w:author="宁 张" w:date="2026-09-23T18:47:00Z" w16du:dateUtc="2026-09-23T10:47:00Z"/>
          <w:rFonts w:ascii="Times New Roman" w:hAnsi="Times New Roman" w:cs="Times New Roman"/>
          <w:spacing w:val="-2"/>
          <w:sz w:val="21"/>
          <w:szCs w:val="21"/>
          <w:lang w:eastAsia="zh-CN"/>
        </w:rPr>
      </w:pPr>
      <w:commentRangeStart w:id="40"/>
      <w:ins w:id="41" w:author="宁 张" w:date="2026-09-23T18:47:00Z" w16du:dateUtc="2026-09-23T10:47:00Z">
        <w:r w:rsidRPr="00DB6B6C">
          <w:rPr>
            <w:rFonts w:ascii="Times New Roman" w:hAnsi="Times New Roman" w:cs="Times New Roman"/>
            <w:spacing w:val="-2"/>
            <w:sz w:val="21"/>
            <w:szCs w:val="21"/>
            <w:lang w:eastAsia="zh-CN"/>
          </w:rPr>
          <w:t>第三段：落实与</w:t>
        </w:r>
        <w:r w:rsidRPr="00DB6B6C">
          <w:rPr>
            <w:rFonts w:ascii="Times New Roman" w:hAnsi="Times New Roman" w:cs="Times New Roman"/>
            <w:spacing w:val="-2"/>
            <w:sz w:val="21"/>
            <w:szCs w:val="21"/>
            <w:lang w:eastAsia="zh-CN"/>
          </w:rPr>
          <w:t>DIC</w:t>
        </w:r>
        <w:r w:rsidRPr="00DB6B6C">
          <w:rPr>
            <w:rFonts w:ascii="Times New Roman" w:hAnsi="Times New Roman" w:cs="Times New Roman"/>
            <w:spacing w:val="-2"/>
            <w:sz w:val="21"/>
            <w:szCs w:val="21"/>
            <w:lang w:eastAsia="zh-CN"/>
          </w:rPr>
          <w:t>损伤指标的对应，并引出模式识别。</w:t>
        </w:r>
        <w:r w:rsidRPr="00DB6B6C">
          <w:rPr>
            <w:rFonts w:ascii="Times New Roman" w:hAnsi="Times New Roman" w:cs="Times New Roman"/>
            <w:spacing w:val="-2"/>
            <w:sz w:val="21"/>
            <w:szCs w:val="21"/>
            <w:lang w:eastAsia="zh-CN"/>
          </w:rPr>
          <w:t xml:space="preserve"> </w:t>
        </w:r>
        <w:r w:rsidRPr="00DB6B6C">
          <w:rPr>
            <w:rFonts w:ascii="Times New Roman" w:hAnsi="Times New Roman" w:cs="Times New Roman"/>
            <w:spacing w:val="-2"/>
            <w:sz w:val="21"/>
            <w:szCs w:val="21"/>
            <w:lang w:eastAsia="zh-CN"/>
          </w:rPr>
          <w:t>原意见不仅要求</w:t>
        </w:r>
        <w:r w:rsidRPr="00DB6B6C">
          <w:rPr>
            <w:rFonts w:ascii="Times New Roman" w:hAnsi="Times New Roman" w:cs="Times New Roman"/>
            <w:spacing w:val="-2"/>
            <w:sz w:val="21"/>
            <w:szCs w:val="21"/>
            <w:lang w:eastAsia="zh-CN"/>
          </w:rPr>
          <w:t>“</w:t>
        </w:r>
        <w:r w:rsidRPr="00DB6B6C">
          <w:rPr>
            <w:rFonts w:ascii="Times New Roman" w:hAnsi="Times New Roman" w:cs="Times New Roman"/>
            <w:spacing w:val="-2"/>
            <w:sz w:val="21"/>
            <w:szCs w:val="21"/>
            <w:lang w:eastAsia="zh-CN"/>
          </w:rPr>
          <w:t>与荷载变化一致</w:t>
        </w:r>
        <w:r w:rsidRPr="00DB6B6C">
          <w:rPr>
            <w:rFonts w:ascii="Times New Roman" w:hAnsi="Times New Roman" w:cs="Times New Roman"/>
            <w:spacing w:val="-2"/>
            <w:sz w:val="21"/>
            <w:szCs w:val="21"/>
            <w:lang w:eastAsia="zh-CN"/>
          </w:rPr>
          <w:t>”</w:t>
        </w:r>
        <w:r w:rsidRPr="00DB6B6C">
          <w:rPr>
            <w:rFonts w:ascii="Times New Roman" w:hAnsi="Times New Roman" w:cs="Times New Roman"/>
            <w:spacing w:val="-2"/>
            <w:sz w:val="21"/>
            <w:szCs w:val="21"/>
            <w:lang w:eastAsia="zh-CN"/>
          </w:rPr>
          <w:t>，还要求</w:t>
        </w:r>
        <w:r w:rsidRPr="00DB6B6C">
          <w:rPr>
            <w:rFonts w:ascii="Times New Roman" w:hAnsi="Times New Roman" w:cs="Times New Roman"/>
            <w:spacing w:val="-2"/>
            <w:sz w:val="21"/>
            <w:szCs w:val="21"/>
            <w:lang w:eastAsia="zh-CN"/>
          </w:rPr>
          <w:t>MFCC</w:t>
        </w:r>
        <w:r w:rsidRPr="00DB6B6C">
          <w:rPr>
            <w:rFonts w:ascii="Times New Roman" w:hAnsi="Times New Roman" w:cs="Times New Roman"/>
            <w:spacing w:val="-2"/>
            <w:sz w:val="21"/>
            <w:szCs w:val="21"/>
            <w:lang w:eastAsia="zh-CN"/>
          </w:rPr>
          <w:t>与损伤指标建立联系。建议从现有可靠数据中选择一个</w:t>
        </w:r>
        <w:r w:rsidRPr="00DB6B6C">
          <w:rPr>
            <w:rFonts w:ascii="Times New Roman" w:hAnsi="Times New Roman" w:cs="Times New Roman"/>
            <w:spacing w:val="-2"/>
            <w:sz w:val="21"/>
            <w:szCs w:val="21"/>
            <w:lang w:eastAsia="zh-CN"/>
          </w:rPr>
          <w:t>DIC</w:t>
        </w:r>
        <w:r w:rsidRPr="00DB6B6C">
          <w:rPr>
            <w:rFonts w:ascii="Times New Roman" w:hAnsi="Times New Roman" w:cs="Times New Roman"/>
            <w:spacing w:val="-2"/>
            <w:sz w:val="21"/>
            <w:szCs w:val="21"/>
            <w:lang w:eastAsia="zh-CN"/>
          </w:rPr>
          <w:t>定量指标，例如固定区域的水平应变统计量或经有效计算的裂缝张开位移，与代表性</w:t>
        </w:r>
        <w:r w:rsidRPr="00DB6B6C">
          <w:rPr>
            <w:rFonts w:ascii="Times New Roman" w:hAnsi="Times New Roman" w:cs="Times New Roman"/>
            <w:spacing w:val="-2"/>
            <w:sz w:val="21"/>
            <w:szCs w:val="21"/>
            <w:lang w:eastAsia="zh-CN"/>
          </w:rPr>
          <w:t>MFCC</w:t>
        </w:r>
        <w:r w:rsidRPr="00DB6B6C">
          <w:rPr>
            <w:rFonts w:ascii="Times New Roman" w:hAnsi="Times New Roman" w:cs="Times New Roman"/>
            <w:spacing w:val="-2"/>
            <w:sz w:val="21"/>
            <w:szCs w:val="21"/>
            <w:lang w:eastAsia="zh-CN"/>
          </w:rPr>
          <w:t>按同一时间轴绘制，并配关键时刻的</w:t>
        </w:r>
        <w:r w:rsidRPr="00DB6B6C">
          <w:rPr>
            <w:rFonts w:ascii="Times New Roman" w:hAnsi="Times New Roman" w:cs="Times New Roman"/>
            <w:spacing w:val="-2"/>
            <w:sz w:val="21"/>
            <w:szCs w:val="21"/>
            <w:lang w:eastAsia="zh-CN"/>
          </w:rPr>
          <w:t>DIC</w:t>
        </w:r>
        <w:r w:rsidRPr="00DB6B6C">
          <w:rPr>
            <w:rFonts w:ascii="Times New Roman" w:hAnsi="Times New Roman" w:cs="Times New Roman"/>
            <w:spacing w:val="-2"/>
            <w:sz w:val="21"/>
            <w:szCs w:val="21"/>
            <w:lang w:eastAsia="zh-CN"/>
          </w:rPr>
          <w:t>图像。无需把原意见列出的全部指标都</w:t>
        </w:r>
        <w:r w:rsidRPr="00DB6B6C">
          <w:rPr>
            <w:rFonts w:ascii="Times New Roman" w:hAnsi="Times New Roman" w:cs="Times New Roman"/>
            <w:spacing w:val="-2"/>
            <w:sz w:val="21"/>
            <w:szCs w:val="21"/>
            <w:lang w:eastAsia="zh-CN"/>
          </w:rPr>
          <w:lastRenderedPageBreak/>
          <w:t>加入。正文说明</w:t>
        </w:r>
        <w:r w:rsidRPr="00DB6B6C">
          <w:rPr>
            <w:rFonts w:ascii="Times New Roman" w:hAnsi="Times New Roman" w:cs="Times New Roman"/>
            <w:spacing w:val="-2"/>
            <w:sz w:val="21"/>
            <w:szCs w:val="21"/>
            <w:lang w:eastAsia="zh-CN"/>
          </w:rPr>
          <w:t>MFCC</w:t>
        </w:r>
        <w:r w:rsidRPr="00DB6B6C">
          <w:rPr>
            <w:rFonts w:ascii="Times New Roman" w:hAnsi="Times New Roman" w:cs="Times New Roman"/>
            <w:spacing w:val="-2"/>
            <w:sz w:val="21"/>
            <w:szCs w:val="21"/>
            <w:lang w:eastAsia="zh-CN"/>
          </w:rPr>
          <w:t>变化与应变局部化发展的对应程度及偏差；若目前只有云图，应限定为定性对应，不能写成已建立定量相关关系。最后一句引出</w:t>
        </w:r>
        <w:r w:rsidRPr="00DB6B6C">
          <w:rPr>
            <w:rFonts w:ascii="Times New Roman" w:hAnsi="Times New Roman" w:cs="Times New Roman"/>
            <w:spacing w:val="-2"/>
            <w:sz w:val="21"/>
            <w:szCs w:val="21"/>
            <w:lang w:eastAsia="zh-CN"/>
          </w:rPr>
          <w:t>4.3</w:t>
        </w:r>
        <w:r w:rsidRPr="00DB6B6C">
          <w:rPr>
            <w:rFonts w:ascii="Times New Roman" w:hAnsi="Times New Roman" w:cs="Times New Roman"/>
            <w:spacing w:val="-2"/>
            <w:sz w:val="21"/>
            <w:szCs w:val="21"/>
            <w:lang w:eastAsia="zh-CN"/>
          </w:rPr>
          <w:t>节：</w:t>
        </w:r>
        <w:r w:rsidRPr="00DB6B6C">
          <w:rPr>
            <w:rFonts w:ascii="Times New Roman" w:hAnsi="Times New Roman" w:cs="Times New Roman"/>
            <w:spacing w:val="-2"/>
            <w:sz w:val="21"/>
            <w:szCs w:val="21"/>
            <w:lang w:eastAsia="zh-CN"/>
          </w:rPr>
          <w:t>“</w:t>
        </w:r>
        <w:r w:rsidRPr="00DB6B6C">
          <w:rPr>
            <w:rFonts w:ascii="Times New Roman" w:hAnsi="Times New Roman" w:cs="Times New Roman"/>
            <w:spacing w:val="-2"/>
            <w:sz w:val="21"/>
            <w:szCs w:val="21"/>
            <w:lang w:eastAsia="zh-CN"/>
          </w:rPr>
          <w:t>不同阶段</w:t>
        </w:r>
        <w:r w:rsidRPr="00DB6B6C">
          <w:rPr>
            <w:rFonts w:ascii="Times New Roman" w:hAnsi="Times New Roman" w:cs="Times New Roman"/>
            <w:spacing w:val="-2"/>
            <w:sz w:val="21"/>
            <w:szCs w:val="21"/>
            <w:lang w:eastAsia="zh-CN"/>
          </w:rPr>
          <w:t>MFCC</w:t>
        </w:r>
        <w:r w:rsidRPr="00DB6B6C">
          <w:rPr>
            <w:rFonts w:ascii="Times New Roman" w:hAnsi="Times New Roman" w:cs="Times New Roman"/>
            <w:spacing w:val="-2"/>
            <w:sz w:val="21"/>
            <w:szCs w:val="21"/>
            <w:lang w:eastAsia="zh-CN"/>
          </w:rPr>
          <w:t>分布仍存在重叠，进一步采用多维特征向量检验断裂状态的跨试件识别能力。</w:t>
        </w:r>
        <w:r w:rsidRPr="00DB6B6C">
          <w:rPr>
            <w:rFonts w:ascii="Times New Roman" w:hAnsi="Times New Roman" w:cs="Times New Roman"/>
            <w:spacing w:val="-2"/>
            <w:sz w:val="21"/>
            <w:szCs w:val="21"/>
            <w:lang w:eastAsia="zh-CN"/>
          </w:rPr>
          <w:t>”</w:t>
        </w:r>
      </w:ins>
      <w:commentRangeEnd w:id="40"/>
      <w:r w:rsidRPr="00DB6B6C">
        <w:rPr>
          <w:rStyle w:val="ae"/>
          <w:rFonts w:ascii="Times New Roman" w:hAnsi="Times New Roman" w:cs="Times New Roman"/>
          <w:spacing w:val="-2"/>
          <w:lang w:eastAsia="zh-CN"/>
        </w:rPr>
        <w:commentReference w:id="40"/>
      </w:r>
      <w:ins w:id="42" w:author="宁 张" w:date="2026-09-23T18:47:00Z" w16du:dateUtc="2026-09-23T10:47:00Z">
        <w:r w:rsidRPr="00DB6B6C">
          <w:rPr>
            <w:rFonts w:ascii="Times New Roman" w:hAnsi="Times New Roman" w:cs="Times New Roman"/>
            <w:spacing w:val="-2"/>
            <w:sz w:val="21"/>
            <w:szCs w:val="21"/>
            <w:lang w:eastAsia="zh-CN"/>
          </w:rPr>
          <w:t>整节保留约</w:t>
        </w:r>
        <w:r w:rsidRPr="00DB6B6C">
          <w:rPr>
            <w:rFonts w:ascii="Times New Roman" w:hAnsi="Times New Roman" w:cs="Times New Roman"/>
            <w:spacing w:val="-2"/>
            <w:sz w:val="21"/>
            <w:szCs w:val="21"/>
            <w:lang w:eastAsia="zh-CN"/>
          </w:rPr>
          <w:t>700</w:t>
        </w:r>
        <w:r w:rsidRPr="00DB6B6C">
          <w:rPr>
            <w:rFonts w:ascii="Times New Roman" w:hAnsi="Times New Roman" w:cs="Times New Roman"/>
            <w:spacing w:val="-2"/>
            <w:sz w:val="21"/>
            <w:szCs w:val="21"/>
            <w:lang w:eastAsia="zh-CN"/>
          </w:rPr>
          <w:t>～</w:t>
        </w:r>
        <w:r w:rsidRPr="00DB6B6C">
          <w:rPr>
            <w:rFonts w:ascii="Times New Roman" w:hAnsi="Times New Roman" w:cs="Times New Roman"/>
            <w:spacing w:val="-2"/>
            <w:sz w:val="21"/>
            <w:szCs w:val="21"/>
            <w:lang w:eastAsia="zh-CN"/>
          </w:rPr>
          <w:t>900</w:t>
        </w:r>
        <w:r w:rsidRPr="00DB6B6C">
          <w:rPr>
            <w:rFonts w:ascii="Times New Roman" w:hAnsi="Times New Roman" w:cs="Times New Roman"/>
            <w:spacing w:val="-2"/>
            <w:sz w:val="21"/>
            <w:szCs w:val="21"/>
            <w:lang w:eastAsia="zh-CN"/>
          </w:rPr>
          <w:t>字，配三组核心图：时序热图、阶段分布图、</w:t>
        </w:r>
        <w:r w:rsidRPr="00DB6B6C">
          <w:rPr>
            <w:rFonts w:ascii="Times New Roman" w:hAnsi="Times New Roman" w:cs="Times New Roman"/>
            <w:spacing w:val="-2"/>
            <w:sz w:val="21"/>
            <w:szCs w:val="21"/>
            <w:lang w:eastAsia="zh-CN"/>
          </w:rPr>
          <w:t>MFCC–DIC</w:t>
        </w:r>
        <w:r w:rsidRPr="00DB6B6C">
          <w:rPr>
            <w:rFonts w:ascii="Times New Roman" w:hAnsi="Times New Roman" w:cs="Times New Roman"/>
            <w:spacing w:val="-2"/>
            <w:sz w:val="21"/>
            <w:szCs w:val="21"/>
            <w:lang w:eastAsia="zh-CN"/>
          </w:rPr>
          <w:t>对应图，即可覆盖原修改意见的主要要求。</w:t>
        </w:r>
      </w:ins>
    </w:p>
    <w:p w14:paraId="31137ECA" w14:textId="77777777" w:rsidR="00DB6B6C" w:rsidRDefault="00DB6B6C" w:rsidP="007C5582">
      <w:pPr>
        <w:pStyle w:val="a3"/>
        <w:spacing w:before="37" w:line="274" w:lineRule="auto"/>
        <w:ind w:left="21" w:right="328" w:firstLine="420"/>
        <w:jc w:val="both"/>
        <w:rPr>
          <w:ins w:id="43" w:author="宁 张" w:date="2026-09-23T18:47:00Z" w16du:dateUtc="2026-09-23T10:47:00Z"/>
          <w:rFonts w:ascii="Times New Roman" w:hAnsi="Times New Roman" w:cs="Times New Roman"/>
          <w:spacing w:val="-2"/>
          <w:sz w:val="21"/>
          <w:szCs w:val="21"/>
          <w:lang w:eastAsia="zh-CN"/>
        </w:rPr>
      </w:pPr>
    </w:p>
    <w:p w14:paraId="165E5552" w14:textId="77777777" w:rsidR="00DB6B6C" w:rsidRDefault="00DB6B6C" w:rsidP="007C5582">
      <w:pPr>
        <w:pStyle w:val="a3"/>
        <w:spacing w:before="37" w:line="274" w:lineRule="auto"/>
        <w:ind w:left="21" w:right="328" w:firstLine="420"/>
        <w:jc w:val="both"/>
        <w:rPr>
          <w:ins w:id="44" w:author="宁 张" w:date="2026-09-23T18:47:00Z" w16du:dateUtc="2026-09-23T10:47:00Z"/>
          <w:rFonts w:ascii="Times New Roman" w:hAnsi="Times New Roman" w:cs="Times New Roman"/>
          <w:spacing w:val="-2"/>
          <w:sz w:val="21"/>
          <w:szCs w:val="21"/>
          <w:lang w:eastAsia="zh-CN"/>
        </w:rPr>
      </w:pPr>
    </w:p>
    <w:p w14:paraId="5A93D12C" w14:textId="77777777" w:rsidR="00DB6B6C" w:rsidRPr="00DB6B6C" w:rsidRDefault="00DB6B6C" w:rsidP="007C5582">
      <w:pPr>
        <w:pStyle w:val="a3"/>
        <w:spacing w:before="37" w:line="274" w:lineRule="auto"/>
        <w:ind w:left="21" w:right="328" w:firstLine="420"/>
        <w:jc w:val="both"/>
        <w:rPr>
          <w:ins w:id="45" w:author="宁 张" w:date="2026-09-23T18:32:00Z" w16du:dateUtc="2026-09-23T10:32:00Z"/>
          <w:rFonts w:ascii="Times New Roman" w:hAnsi="Times New Roman" w:cs="Times New Roman" w:hint="eastAsia"/>
          <w:spacing w:val="-2"/>
          <w:sz w:val="21"/>
          <w:szCs w:val="21"/>
          <w:lang w:eastAsia="zh-CN"/>
        </w:rPr>
      </w:pPr>
    </w:p>
    <w:p w14:paraId="2DBA7D71" w14:textId="77777777" w:rsidR="00DB6B6C" w:rsidRPr="00886009" w:rsidRDefault="00DB6B6C" w:rsidP="007C5582">
      <w:pPr>
        <w:pStyle w:val="a3"/>
        <w:spacing w:before="37" w:line="274" w:lineRule="auto"/>
        <w:ind w:left="21" w:right="328" w:firstLine="420"/>
        <w:jc w:val="both"/>
        <w:rPr>
          <w:rFonts w:ascii="Times New Roman" w:hAnsi="Times New Roman" w:cs="Times New Roman" w:hint="eastAsia"/>
          <w:spacing w:val="-2"/>
          <w:sz w:val="21"/>
          <w:szCs w:val="21"/>
          <w:lang w:eastAsia="zh-CN"/>
        </w:rPr>
      </w:pPr>
    </w:p>
    <w:p w14:paraId="617E993B" w14:textId="2C060DFB" w:rsidR="00135EC0" w:rsidRDefault="00135EC0">
      <w:pPr>
        <w:spacing w:before="146" w:line="232" w:lineRule="auto"/>
        <w:ind w:left="19"/>
        <w:outlineLvl w:val="1"/>
        <w:rPr>
          <w:rFonts w:ascii="Times New Roman" w:eastAsia="宋体" w:hAnsi="Times New Roman" w:cs="Times New Roman"/>
          <w:spacing w:val="-2"/>
          <w:sz w:val="28"/>
          <w:szCs w:val="28"/>
          <w:lang w:eastAsia="zh-CN"/>
        </w:rPr>
      </w:pPr>
      <w:r>
        <w:rPr>
          <w:rFonts w:ascii="Times New Roman" w:eastAsia="宋体" w:hAnsi="Times New Roman" w:cs="Times New Roman" w:hint="eastAsia"/>
          <w:spacing w:val="-2"/>
          <w:sz w:val="28"/>
          <w:szCs w:val="28"/>
          <w:lang w:eastAsia="zh-CN"/>
        </w:rPr>
        <w:t xml:space="preserve">4.3  </w:t>
      </w:r>
      <w:r>
        <w:rPr>
          <w:rFonts w:ascii="Times New Roman" w:eastAsia="宋体" w:hAnsi="Times New Roman" w:cs="Times New Roman" w:hint="eastAsia"/>
          <w:spacing w:val="-2"/>
          <w:sz w:val="28"/>
          <w:szCs w:val="28"/>
          <w:lang w:eastAsia="zh-CN"/>
        </w:rPr>
        <w:t>基于</w:t>
      </w:r>
      <w:r>
        <w:rPr>
          <w:rFonts w:ascii="Times New Roman" w:eastAsia="宋体" w:hAnsi="Times New Roman" w:cs="Times New Roman" w:hint="eastAsia"/>
          <w:spacing w:val="-2"/>
          <w:sz w:val="28"/>
          <w:szCs w:val="28"/>
          <w:lang w:eastAsia="zh-CN"/>
        </w:rPr>
        <w:t>MFCC</w:t>
      </w:r>
      <w:r>
        <w:rPr>
          <w:rFonts w:ascii="Times New Roman" w:eastAsia="宋体" w:hAnsi="Times New Roman" w:cs="Times New Roman" w:hint="eastAsia"/>
          <w:spacing w:val="-2"/>
          <w:sz w:val="28"/>
          <w:szCs w:val="28"/>
          <w:lang w:eastAsia="zh-CN"/>
        </w:rPr>
        <w:t>向量的断裂特征模式识别</w:t>
      </w:r>
    </w:p>
    <w:p w14:paraId="1B3E89F4" w14:textId="77777777" w:rsidR="009F5368" w:rsidRDefault="009F5368">
      <w:pPr>
        <w:spacing w:before="146" w:line="232" w:lineRule="auto"/>
        <w:ind w:left="19"/>
        <w:outlineLvl w:val="1"/>
        <w:rPr>
          <w:rFonts w:ascii="Times New Roman" w:eastAsia="宋体" w:hAnsi="Times New Roman" w:cs="Times New Roman"/>
          <w:spacing w:val="-2"/>
          <w:sz w:val="28"/>
          <w:szCs w:val="28"/>
          <w:lang w:eastAsia="zh-CN"/>
        </w:rPr>
      </w:pPr>
    </w:p>
    <w:p w14:paraId="3AAB5EE2" w14:textId="77777777" w:rsidR="00495D02" w:rsidRDefault="00495D02" w:rsidP="00495D02">
      <w:pPr>
        <w:pStyle w:val="a3"/>
        <w:spacing w:before="37" w:line="274" w:lineRule="auto"/>
        <w:ind w:left="21" w:right="328" w:firstLine="420"/>
        <w:jc w:val="both"/>
        <w:rPr>
          <w:rFonts w:ascii="Times New Roman" w:hAnsi="Times New Roman" w:cs="Times New Roman"/>
          <w:spacing w:val="-2"/>
          <w:sz w:val="21"/>
          <w:szCs w:val="21"/>
          <w:lang w:eastAsia="zh-CN"/>
        </w:rPr>
      </w:pPr>
      <w:r w:rsidRPr="00495D02">
        <w:rPr>
          <w:rFonts w:ascii="Times New Roman" w:hAnsi="Times New Roman" w:cs="Times New Roman"/>
          <w:spacing w:val="-2"/>
          <w:sz w:val="21"/>
          <w:szCs w:val="21"/>
          <w:lang w:eastAsia="zh-CN"/>
        </w:rPr>
        <w:t>为进一步验证</w:t>
      </w:r>
      <w:r w:rsidRPr="00495D02">
        <w:rPr>
          <w:rFonts w:ascii="Times New Roman" w:hAnsi="Times New Roman" w:cs="Times New Roman"/>
          <w:spacing w:val="-2"/>
          <w:sz w:val="21"/>
          <w:szCs w:val="21"/>
          <w:lang w:eastAsia="zh-CN"/>
        </w:rPr>
        <w:t>MFCC</w:t>
      </w:r>
      <w:r w:rsidRPr="00495D02">
        <w:rPr>
          <w:rFonts w:ascii="Times New Roman" w:hAnsi="Times New Roman" w:cs="Times New Roman"/>
          <w:spacing w:val="-2"/>
          <w:sz w:val="21"/>
          <w:szCs w:val="21"/>
          <w:lang w:eastAsia="zh-CN"/>
        </w:rPr>
        <w:t>特征对混凝土不同断裂状态的识别能力，在前述</w:t>
      </w:r>
      <w:r w:rsidRPr="00495D02">
        <w:rPr>
          <w:rFonts w:ascii="Times New Roman" w:hAnsi="Times New Roman" w:cs="Times New Roman"/>
          <w:spacing w:val="-2"/>
          <w:sz w:val="21"/>
          <w:szCs w:val="21"/>
          <w:lang w:eastAsia="zh-CN"/>
        </w:rPr>
        <w:t>MFCC</w:t>
      </w:r>
      <w:r w:rsidRPr="00495D02">
        <w:rPr>
          <w:rFonts w:ascii="Times New Roman" w:hAnsi="Times New Roman" w:cs="Times New Roman"/>
          <w:spacing w:val="-2"/>
          <w:sz w:val="21"/>
          <w:szCs w:val="21"/>
          <w:lang w:eastAsia="zh-CN"/>
        </w:rPr>
        <w:t>时序演化及阶段敏感性分析的基础上，建立基于</w:t>
      </w:r>
      <w:r w:rsidRPr="00495D02">
        <w:rPr>
          <w:rFonts w:ascii="Times New Roman" w:hAnsi="Times New Roman" w:cs="Times New Roman"/>
          <w:spacing w:val="-2"/>
          <w:sz w:val="21"/>
          <w:szCs w:val="21"/>
          <w:lang w:eastAsia="zh-CN"/>
        </w:rPr>
        <w:t>MFCC</w:t>
      </w:r>
      <w:r w:rsidRPr="00495D02">
        <w:rPr>
          <w:rFonts w:ascii="Times New Roman" w:hAnsi="Times New Roman" w:cs="Times New Roman"/>
          <w:spacing w:val="-2"/>
          <w:sz w:val="21"/>
          <w:szCs w:val="21"/>
          <w:lang w:eastAsia="zh-CN"/>
        </w:rPr>
        <w:t>特征向量的断裂状态分类模型。依据</w:t>
      </w:r>
      <w:r w:rsidRPr="00495D02">
        <w:rPr>
          <w:rFonts w:ascii="Times New Roman" w:hAnsi="Times New Roman" w:cs="Times New Roman"/>
          <w:spacing w:val="-2"/>
          <w:sz w:val="21"/>
          <w:szCs w:val="21"/>
          <w:lang w:eastAsia="zh-CN"/>
        </w:rPr>
        <w:t>4.1</w:t>
      </w:r>
      <w:r w:rsidRPr="00495D02">
        <w:rPr>
          <w:rFonts w:ascii="Times New Roman" w:hAnsi="Times New Roman" w:cs="Times New Roman"/>
          <w:spacing w:val="-2"/>
          <w:sz w:val="21"/>
          <w:szCs w:val="21"/>
          <w:lang w:eastAsia="zh-CN"/>
        </w:rPr>
        <w:t>节荷载响应与</w:t>
      </w:r>
      <w:r w:rsidRPr="00495D02">
        <w:rPr>
          <w:rFonts w:ascii="Times New Roman" w:hAnsi="Times New Roman" w:cs="Times New Roman"/>
          <w:spacing w:val="-2"/>
          <w:sz w:val="21"/>
          <w:szCs w:val="21"/>
          <w:lang w:eastAsia="zh-CN"/>
        </w:rPr>
        <w:t>DIC</w:t>
      </w:r>
      <w:r w:rsidRPr="00495D02">
        <w:rPr>
          <w:rFonts w:ascii="Times New Roman" w:hAnsi="Times New Roman" w:cs="Times New Roman"/>
          <w:spacing w:val="-2"/>
          <w:sz w:val="21"/>
          <w:szCs w:val="21"/>
          <w:lang w:eastAsia="zh-CN"/>
        </w:rPr>
        <w:t>应变场演化结果，并结合</w:t>
      </w:r>
      <w:r w:rsidRPr="00495D02">
        <w:rPr>
          <w:rFonts w:ascii="Times New Roman" w:hAnsi="Times New Roman" w:cs="Times New Roman"/>
          <w:spacing w:val="-2"/>
          <w:sz w:val="21"/>
          <w:szCs w:val="21"/>
          <w:lang w:eastAsia="zh-CN"/>
        </w:rPr>
        <w:t>DIC</w:t>
      </w:r>
      <w:r w:rsidRPr="00495D02">
        <w:rPr>
          <w:rFonts w:ascii="Times New Roman" w:hAnsi="Times New Roman" w:cs="Times New Roman"/>
          <w:spacing w:val="-2"/>
          <w:sz w:val="21"/>
          <w:szCs w:val="21"/>
          <w:lang w:eastAsia="zh-CN"/>
        </w:rPr>
        <w:t>与</w:t>
      </w:r>
      <w:r w:rsidRPr="00495D02">
        <w:rPr>
          <w:rFonts w:ascii="Times New Roman" w:hAnsi="Times New Roman" w:cs="Times New Roman"/>
          <w:spacing w:val="-2"/>
          <w:sz w:val="21"/>
          <w:szCs w:val="21"/>
          <w:lang w:eastAsia="zh-CN"/>
        </w:rPr>
        <w:t>MFCC</w:t>
      </w:r>
      <w:r w:rsidRPr="00495D02">
        <w:rPr>
          <w:rFonts w:ascii="Times New Roman" w:hAnsi="Times New Roman" w:cs="Times New Roman"/>
          <w:spacing w:val="-2"/>
          <w:sz w:val="21"/>
          <w:szCs w:val="21"/>
          <w:lang w:eastAsia="zh-CN"/>
        </w:rPr>
        <w:t>的时间同步关系，将</w:t>
      </w:r>
      <w:r w:rsidRPr="00495D02">
        <w:rPr>
          <w:rFonts w:ascii="Times New Roman" w:hAnsi="Times New Roman" w:cs="Times New Roman"/>
          <w:spacing w:val="-2"/>
          <w:sz w:val="21"/>
          <w:szCs w:val="21"/>
          <w:lang w:eastAsia="zh-CN"/>
        </w:rPr>
        <w:t>DIC</w:t>
      </w:r>
      <w:r w:rsidRPr="00495D02">
        <w:rPr>
          <w:rFonts w:ascii="Times New Roman" w:hAnsi="Times New Roman" w:cs="Times New Roman"/>
          <w:spacing w:val="-2"/>
          <w:sz w:val="21"/>
          <w:szCs w:val="21"/>
          <w:lang w:eastAsia="zh-CN"/>
        </w:rPr>
        <w:t>有效观测区间内的试验过程划分为三类状态：</w:t>
      </w:r>
      <w:r w:rsidRPr="00495D02">
        <w:rPr>
          <w:rFonts w:ascii="Times New Roman" w:hAnsi="Times New Roman" w:cs="Times New Roman"/>
          <w:spacing w:val="-2"/>
          <w:sz w:val="21"/>
          <w:szCs w:val="21"/>
          <w:lang w:eastAsia="zh-CN"/>
        </w:rPr>
        <w:t>Class 1</w:t>
      </w:r>
      <w:r w:rsidRPr="00495D02">
        <w:rPr>
          <w:rFonts w:ascii="Times New Roman" w:hAnsi="Times New Roman" w:cs="Times New Roman"/>
          <w:spacing w:val="-2"/>
          <w:sz w:val="21"/>
          <w:szCs w:val="21"/>
          <w:lang w:eastAsia="zh-CN"/>
        </w:rPr>
        <w:t>为分散变形阶段，</w:t>
      </w:r>
      <w:r w:rsidRPr="00495D02">
        <w:rPr>
          <w:rFonts w:ascii="Times New Roman" w:hAnsi="Times New Roman" w:cs="Times New Roman"/>
          <w:spacing w:val="-2"/>
          <w:sz w:val="21"/>
          <w:szCs w:val="21"/>
          <w:lang w:eastAsia="zh-CN"/>
        </w:rPr>
        <w:t>Class 2</w:t>
      </w:r>
      <w:r w:rsidRPr="00495D02">
        <w:rPr>
          <w:rFonts w:ascii="Times New Roman" w:hAnsi="Times New Roman" w:cs="Times New Roman"/>
          <w:spacing w:val="-2"/>
          <w:sz w:val="21"/>
          <w:szCs w:val="21"/>
          <w:lang w:eastAsia="zh-CN"/>
        </w:rPr>
        <w:t>为应变局部化形成与扩展阶段，</w:t>
      </w:r>
      <w:r w:rsidRPr="00495D02">
        <w:rPr>
          <w:rFonts w:ascii="Times New Roman" w:hAnsi="Times New Roman" w:cs="Times New Roman"/>
          <w:spacing w:val="-2"/>
          <w:sz w:val="21"/>
          <w:szCs w:val="21"/>
          <w:lang w:eastAsia="zh-CN"/>
        </w:rPr>
        <w:t>Class 3</w:t>
      </w:r>
      <w:r w:rsidRPr="00495D02">
        <w:rPr>
          <w:rFonts w:ascii="Times New Roman" w:hAnsi="Times New Roman" w:cs="Times New Roman"/>
          <w:spacing w:val="-2"/>
          <w:sz w:val="21"/>
          <w:szCs w:val="21"/>
          <w:lang w:eastAsia="zh-CN"/>
        </w:rPr>
        <w:t>为局部化带贯通及失稳阶段。以</w:t>
      </w:r>
      <w:r w:rsidRPr="00495D02">
        <w:rPr>
          <w:rFonts w:ascii="Times New Roman" w:hAnsi="Times New Roman" w:cs="Times New Roman"/>
          <w:spacing w:val="-2"/>
          <w:sz w:val="21"/>
          <w:szCs w:val="21"/>
          <w:lang w:eastAsia="zh-CN"/>
        </w:rPr>
        <w:t>0.5 s</w:t>
      </w:r>
      <w:r w:rsidRPr="00495D02">
        <w:rPr>
          <w:rFonts w:ascii="Times New Roman" w:hAnsi="Times New Roman" w:cs="Times New Roman"/>
          <w:spacing w:val="-2"/>
          <w:sz w:val="21"/>
          <w:szCs w:val="21"/>
          <w:lang w:eastAsia="zh-CN"/>
        </w:rPr>
        <w:t>固定时间窗作为基本样本单元，将每个时间窗内统计得到的</w:t>
      </w:r>
      <w:r w:rsidRPr="00495D02">
        <w:rPr>
          <w:rFonts w:ascii="Times New Roman" w:hAnsi="Times New Roman" w:cs="Times New Roman"/>
          <w:spacing w:val="-2"/>
          <w:sz w:val="21"/>
          <w:szCs w:val="21"/>
          <w:lang w:eastAsia="zh-CN"/>
        </w:rPr>
        <w:t>12</w:t>
      </w:r>
      <w:r w:rsidRPr="00495D02">
        <w:rPr>
          <w:rFonts w:ascii="Times New Roman" w:hAnsi="Times New Roman" w:cs="Times New Roman"/>
          <w:spacing w:val="-2"/>
          <w:sz w:val="21"/>
          <w:szCs w:val="21"/>
          <w:lang w:eastAsia="zh-CN"/>
        </w:rPr>
        <w:t>阶</w:t>
      </w:r>
      <w:r w:rsidRPr="00495D02">
        <w:rPr>
          <w:rFonts w:ascii="Times New Roman" w:hAnsi="Times New Roman" w:cs="Times New Roman"/>
          <w:spacing w:val="-2"/>
          <w:sz w:val="21"/>
          <w:szCs w:val="21"/>
          <w:lang w:eastAsia="zh-CN"/>
        </w:rPr>
        <w:t>MFCC</w:t>
      </w:r>
      <w:r w:rsidRPr="00495D02">
        <w:rPr>
          <w:rFonts w:ascii="Times New Roman" w:hAnsi="Times New Roman" w:cs="Times New Roman"/>
          <w:spacing w:val="-2"/>
          <w:sz w:val="21"/>
          <w:szCs w:val="21"/>
          <w:lang w:eastAsia="zh-CN"/>
        </w:rPr>
        <w:t>参数组成特征向量，即</w:t>
      </w:r>
    </w:p>
    <w:p w14:paraId="2791B88C" w14:textId="343284C3" w:rsidR="00495D02" w:rsidRPr="00495D02" w:rsidRDefault="00495D02" w:rsidP="00495D02">
      <w:pPr>
        <w:pStyle w:val="a3"/>
        <w:spacing w:before="37" w:line="274" w:lineRule="auto"/>
        <w:ind w:right="328"/>
        <w:jc w:val="center"/>
        <w:rPr>
          <w:rFonts w:ascii="Times New Roman" w:hAnsi="Times New Roman" w:cs="Times New Roman"/>
          <w:spacing w:val="-2"/>
          <w:sz w:val="21"/>
          <w:szCs w:val="21"/>
          <w:lang w:eastAsia="zh-CN"/>
        </w:rPr>
      </w:pPr>
      <w:r w:rsidRPr="00495D02">
        <w:rPr>
          <w:rFonts w:ascii="Times New Roman" w:hAnsi="Times New Roman" w:cs="Times New Roman"/>
          <w:spacing w:val="-2"/>
          <w:position w:val="-12"/>
          <w:sz w:val="21"/>
          <w:szCs w:val="21"/>
          <w:lang w:eastAsia="zh-CN"/>
        </w:rPr>
        <w:object w:dxaOrig="3400" w:dyaOrig="360" w14:anchorId="5E04C147">
          <v:shape id="_x0000_i1037" type="#_x0000_t75" style="width:170.2pt;height:18.25pt" o:ole="">
            <v:imagedata r:id="rId47" o:title=""/>
          </v:shape>
          <o:OLEObject Type="Embed" ProgID="Equation.DSMT4" ShapeID="_x0000_i1037" DrawAspect="Content" ObjectID="_1851694516" r:id="rId48"/>
        </w:object>
      </w:r>
    </w:p>
    <w:p w14:paraId="1FD648C7" w14:textId="77777777" w:rsidR="00495D02" w:rsidRDefault="00495D02" w:rsidP="00495D02">
      <w:pPr>
        <w:pStyle w:val="a3"/>
        <w:spacing w:before="37" w:line="274" w:lineRule="auto"/>
        <w:ind w:left="21" w:right="328" w:firstLine="420"/>
        <w:jc w:val="both"/>
        <w:rPr>
          <w:rFonts w:ascii="Times New Roman" w:hAnsi="Times New Roman" w:cs="Times New Roman"/>
          <w:spacing w:val="-2"/>
          <w:sz w:val="21"/>
          <w:szCs w:val="21"/>
          <w:lang w:eastAsia="zh-CN"/>
        </w:rPr>
      </w:pPr>
      <w:r w:rsidRPr="00495D02">
        <w:rPr>
          <w:rFonts w:ascii="Times New Roman" w:hAnsi="Times New Roman" w:cs="Times New Roman"/>
          <w:spacing w:val="-2"/>
          <w:sz w:val="21"/>
          <w:szCs w:val="21"/>
          <w:lang w:eastAsia="zh-CN"/>
        </w:rPr>
        <w:t>并以相应</w:t>
      </w:r>
      <w:r w:rsidRPr="00495D02">
        <w:rPr>
          <w:rFonts w:ascii="Times New Roman" w:hAnsi="Times New Roman" w:cs="Times New Roman"/>
          <w:spacing w:val="-2"/>
          <w:sz w:val="21"/>
          <w:szCs w:val="21"/>
          <w:lang w:eastAsia="zh-CN"/>
        </w:rPr>
        <w:t>DIC</w:t>
      </w:r>
      <w:r w:rsidRPr="00495D02">
        <w:rPr>
          <w:rFonts w:ascii="Times New Roman" w:hAnsi="Times New Roman" w:cs="Times New Roman"/>
          <w:spacing w:val="-2"/>
          <w:sz w:val="21"/>
          <w:szCs w:val="21"/>
          <w:lang w:eastAsia="zh-CN"/>
        </w:rPr>
        <w:t>断裂阶段作为类别标签。</w:t>
      </w:r>
      <w:r w:rsidRPr="00495D02">
        <w:rPr>
          <w:rFonts w:ascii="Times New Roman" w:hAnsi="Times New Roman" w:cs="Times New Roman"/>
          <w:spacing w:val="-2"/>
          <w:sz w:val="21"/>
          <w:szCs w:val="21"/>
          <w:lang w:eastAsia="zh-CN"/>
        </w:rPr>
        <w:t>B7</w:t>
      </w:r>
      <w:r w:rsidRPr="00495D02">
        <w:rPr>
          <w:rFonts w:ascii="Times New Roman" w:hAnsi="Times New Roman" w:cs="Times New Roman"/>
          <w:spacing w:val="-2"/>
          <w:sz w:val="21"/>
          <w:szCs w:val="21"/>
          <w:lang w:eastAsia="zh-CN"/>
        </w:rPr>
        <w:t>试件三个阶段分别包含</w:t>
      </w:r>
      <w:r w:rsidRPr="00495D02">
        <w:rPr>
          <w:rFonts w:ascii="Times New Roman" w:hAnsi="Times New Roman" w:cs="Times New Roman"/>
          <w:spacing w:val="-2"/>
          <w:sz w:val="21"/>
          <w:szCs w:val="21"/>
          <w:lang w:eastAsia="zh-CN"/>
        </w:rPr>
        <w:t>60</w:t>
      </w:r>
      <w:r w:rsidRPr="00495D02">
        <w:rPr>
          <w:rFonts w:ascii="Times New Roman" w:hAnsi="Times New Roman" w:cs="Times New Roman"/>
          <w:spacing w:val="-2"/>
          <w:sz w:val="21"/>
          <w:szCs w:val="21"/>
          <w:lang w:eastAsia="zh-CN"/>
        </w:rPr>
        <w:t>、</w:t>
      </w:r>
      <w:r w:rsidRPr="00495D02">
        <w:rPr>
          <w:rFonts w:ascii="Times New Roman" w:hAnsi="Times New Roman" w:cs="Times New Roman"/>
          <w:spacing w:val="-2"/>
          <w:sz w:val="21"/>
          <w:szCs w:val="21"/>
          <w:lang w:eastAsia="zh-CN"/>
        </w:rPr>
        <w:t>4</w:t>
      </w:r>
      <w:r w:rsidRPr="00495D02">
        <w:rPr>
          <w:rFonts w:ascii="Times New Roman" w:hAnsi="Times New Roman" w:cs="Times New Roman"/>
          <w:spacing w:val="-2"/>
          <w:sz w:val="21"/>
          <w:szCs w:val="21"/>
          <w:lang w:eastAsia="zh-CN"/>
        </w:rPr>
        <w:t>和</w:t>
      </w:r>
      <w:r w:rsidRPr="00495D02">
        <w:rPr>
          <w:rFonts w:ascii="Times New Roman" w:hAnsi="Times New Roman" w:cs="Times New Roman"/>
          <w:spacing w:val="-2"/>
          <w:sz w:val="21"/>
          <w:szCs w:val="21"/>
          <w:lang w:eastAsia="zh-CN"/>
        </w:rPr>
        <w:t>6</w:t>
      </w:r>
      <w:r w:rsidRPr="00495D02">
        <w:rPr>
          <w:rFonts w:ascii="Times New Roman" w:hAnsi="Times New Roman" w:cs="Times New Roman"/>
          <w:spacing w:val="-2"/>
          <w:sz w:val="21"/>
          <w:szCs w:val="21"/>
          <w:lang w:eastAsia="zh-CN"/>
        </w:rPr>
        <w:t>个有效样本，</w:t>
      </w:r>
      <w:r w:rsidRPr="00495D02">
        <w:rPr>
          <w:rFonts w:ascii="Times New Roman" w:hAnsi="Times New Roman" w:cs="Times New Roman"/>
          <w:spacing w:val="-2"/>
          <w:sz w:val="21"/>
          <w:szCs w:val="21"/>
          <w:lang w:eastAsia="zh-CN"/>
        </w:rPr>
        <w:t>B8</w:t>
      </w:r>
      <w:r w:rsidRPr="00495D02">
        <w:rPr>
          <w:rFonts w:ascii="Times New Roman" w:hAnsi="Times New Roman" w:cs="Times New Roman"/>
          <w:spacing w:val="-2"/>
          <w:sz w:val="21"/>
          <w:szCs w:val="21"/>
          <w:lang w:eastAsia="zh-CN"/>
        </w:rPr>
        <w:t>试件分别包含</w:t>
      </w:r>
      <w:r w:rsidRPr="00495D02">
        <w:rPr>
          <w:rFonts w:ascii="Times New Roman" w:hAnsi="Times New Roman" w:cs="Times New Roman"/>
          <w:spacing w:val="-2"/>
          <w:sz w:val="21"/>
          <w:szCs w:val="21"/>
          <w:lang w:eastAsia="zh-CN"/>
        </w:rPr>
        <w:t>34</w:t>
      </w:r>
      <w:r w:rsidRPr="00495D02">
        <w:rPr>
          <w:rFonts w:ascii="Times New Roman" w:hAnsi="Times New Roman" w:cs="Times New Roman"/>
          <w:spacing w:val="-2"/>
          <w:sz w:val="21"/>
          <w:szCs w:val="21"/>
          <w:lang w:eastAsia="zh-CN"/>
        </w:rPr>
        <w:t>、</w:t>
      </w:r>
      <w:r w:rsidRPr="00495D02">
        <w:rPr>
          <w:rFonts w:ascii="Times New Roman" w:hAnsi="Times New Roman" w:cs="Times New Roman"/>
          <w:spacing w:val="-2"/>
          <w:sz w:val="21"/>
          <w:szCs w:val="21"/>
          <w:lang w:eastAsia="zh-CN"/>
        </w:rPr>
        <w:t>2</w:t>
      </w:r>
      <w:r w:rsidRPr="00495D02">
        <w:rPr>
          <w:rFonts w:ascii="Times New Roman" w:hAnsi="Times New Roman" w:cs="Times New Roman"/>
          <w:spacing w:val="-2"/>
          <w:sz w:val="21"/>
          <w:szCs w:val="21"/>
          <w:lang w:eastAsia="zh-CN"/>
        </w:rPr>
        <w:t>和</w:t>
      </w:r>
      <w:r w:rsidRPr="00495D02">
        <w:rPr>
          <w:rFonts w:ascii="Times New Roman" w:hAnsi="Times New Roman" w:cs="Times New Roman"/>
          <w:spacing w:val="-2"/>
          <w:sz w:val="21"/>
          <w:szCs w:val="21"/>
          <w:lang w:eastAsia="zh-CN"/>
        </w:rPr>
        <w:t>14</w:t>
      </w:r>
      <w:r w:rsidRPr="00495D02">
        <w:rPr>
          <w:rFonts w:ascii="Times New Roman" w:hAnsi="Times New Roman" w:cs="Times New Roman"/>
          <w:spacing w:val="-2"/>
          <w:sz w:val="21"/>
          <w:szCs w:val="21"/>
          <w:lang w:eastAsia="zh-CN"/>
        </w:rPr>
        <w:t>个有效样本。可以看出，应变局部化形成与扩展阶段持续时间较短，因此</w:t>
      </w:r>
      <w:r w:rsidRPr="00495D02">
        <w:rPr>
          <w:rFonts w:ascii="Times New Roman" w:hAnsi="Times New Roman" w:cs="Times New Roman"/>
          <w:spacing w:val="-2"/>
          <w:sz w:val="21"/>
          <w:szCs w:val="21"/>
          <w:lang w:eastAsia="zh-CN"/>
        </w:rPr>
        <w:t>Class 2</w:t>
      </w:r>
      <w:r w:rsidRPr="00495D02">
        <w:rPr>
          <w:rFonts w:ascii="Times New Roman" w:hAnsi="Times New Roman" w:cs="Times New Roman"/>
          <w:spacing w:val="-2"/>
          <w:sz w:val="21"/>
          <w:szCs w:val="21"/>
          <w:lang w:eastAsia="zh-CN"/>
        </w:rPr>
        <w:t>样本数量明显少于其余阶段，数据存在一定的类别不平衡。</w:t>
      </w:r>
    </w:p>
    <w:p w14:paraId="2D04F6C4" w14:textId="77777777" w:rsidR="009F5368" w:rsidRPr="00495D02" w:rsidRDefault="009F5368" w:rsidP="00495D02">
      <w:pPr>
        <w:pStyle w:val="a3"/>
        <w:spacing w:before="37" w:line="274" w:lineRule="auto"/>
        <w:ind w:left="21" w:right="328" w:firstLine="420"/>
        <w:jc w:val="both"/>
        <w:rPr>
          <w:rFonts w:ascii="Times New Roman" w:hAnsi="Times New Roman" w:cs="Times New Roman"/>
          <w:spacing w:val="-2"/>
          <w:sz w:val="21"/>
          <w:szCs w:val="21"/>
          <w:lang w:eastAsia="zh-CN"/>
        </w:rPr>
      </w:pPr>
    </w:p>
    <w:p w14:paraId="22EB4BF1" w14:textId="1EF05A42" w:rsidR="009F5368" w:rsidRDefault="009F5368" w:rsidP="009F5368">
      <w:pPr>
        <w:pStyle w:val="a3"/>
        <w:spacing w:before="37" w:line="274" w:lineRule="auto"/>
        <w:ind w:left="21" w:right="328" w:firstLine="420"/>
        <w:jc w:val="both"/>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考</w:t>
      </w:r>
      <w:r w:rsidRPr="009F5368">
        <w:rPr>
          <w:rFonts w:ascii="Times New Roman" w:hAnsi="Times New Roman" w:cs="Times New Roman"/>
          <w:spacing w:val="-2"/>
          <w:sz w:val="21"/>
          <w:szCs w:val="21"/>
          <w:lang w:eastAsia="zh-CN"/>
        </w:rPr>
        <w:t>虑到同一试件相邻时间窗之间具有较强的时间相关性，若将全部时间窗随机划分为训练集和测试集，容易使相邻样本同时进入训练集和测试集，从而造成数据泄漏并高估模型识别性能。因此，本文以试件为独立单元开展跨试件验证，即分别采用</w:t>
      </w:r>
      <w:r w:rsidRPr="009F5368">
        <w:rPr>
          <w:rFonts w:ascii="Times New Roman" w:hAnsi="Times New Roman" w:cs="Times New Roman"/>
          <w:spacing w:val="-2"/>
          <w:sz w:val="21"/>
          <w:szCs w:val="21"/>
          <w:lang w:eastAsia="zh-CN"/>
        </w:rPr>
        <w:t>B7</w:t>
      </w:r>
      <w:r w:rsidRPr="009F5368">
        <w:rPr>
          <w:rFonts w:ascii="Times New Roman" w:hAnsi="Times New Roman" w:cs="Times New Roman"/>
          <w:spacing w:val="-2"/>
          <w:sz w:val="21"/>
          <w:szCs w:val="21"/>
          <w:lang w:eastAsia="zh-CN"/>
        </w:rPr>
        <w:t>训练、</w:t>
      </w:r>
      <w:r w:rsidRPr="009F5368">
        <w:rPr>
          <w:rFonts w:ascii="Times New Roman" w:hAnsi="Times New Roman" w:cs="Times New Roman"/>
          <w:spacing w:val="-2"/>
          <w:sz w:val="21"/>
          <w:szCs w:val="21"/>
          <w:lang w:eastAsia="zh-CN"/>
        </w:rPr>
        <w:t>B8</w:t>
      </w:r>
      <w:r w:rsidRPr="009F5368">
        <w:rPr>
          <w:rFonts w:ascii="Times New Roman" w:hAnsi="Times New Roman" w:cs="Times New Roman"/>
          <w:spacing w:val="-2"/>
          <w:sz w:val="21"/>
          <w:szCs w:val="21"/>
          <w:lang w:eastAsia="zh-CN"/>
        </w:rPr>
        <w:t>测试以及</w:t>
      </w:r>
      <w:r w:rsidRPr="009F5368">
        <w:rPr>
          <w:rFonts w:ascii="Times New Roman" w:hAnsi="Times New Roman" w:cs="Times New Roman"/>
          <w:spacing w:val="-2"/>
          <w:sz w:val="21"/>
          <w:szCs w:val="21"/>
          <w:lang w:eastAsia="zh-CN"/>
        </w:rPr>
        <w:t>B8</w:t>
      </w:r>
      <w:r w:rsidRPr="009F5368">
        <w:rPr>
          <w:rFonts w:ascii="Times New Roman" w:hAnsi="Times New Roman" w:cs="Times New Roman"/>
          <w:spacing w:val="-2"/>
          <w:sz w:val="21"/>
          <w:szCs w:val="21"/>
          <w:lang w:eastAsia="zh-CN"/>
        </w:rPr>
        <w:t>训练、</w:t>
      </w:r>
      <w:r w:rsidRPr="009F5368">
        <w:rPr>
          <w:rFonts w:ascii="Times New Roman" w:hAnsi="Times New Roman" w:cs="Times New Roman"/>
          <w:spacing w:val="-2"/>
          <w:sz w:val="21"/>
          <w:szCs w:val="21"/>
          <w:lang w:eastAsia="zh-CN"/>
        </w:rPr>
        <w:t>B7</w:t>
      </w:r>
      <w:r w:rsidRPr="009F5368">
        <w:rPr>
          <w:rFonts w:ascii="Times New Roman" w:hAnsi="Times New Roman" w:cs="Times New Roman"/>
          <w:spacing w:val="-2"/>
          <w:sz w:val="21"/>
          <w:szCs w:val="21"/>
          <w:lang w:eastAsia="zh-CN"/>
        </w:rPr>
        <w:t>测试的方式评价模型的跨试件识别能力。分类器采用线性支持向量机（</w:t>
      </w:r>
      <w:r w:rsidRPr="009F5368">
        <w:rPr>
          <w:rFonts w:ascii="Times New Roman" w:hAnsi="Times New Roman" w:cs="Times New Roman"/>
          <w:spacing w:val="-2"/>
          <w:sz w:val="21"/>
          <w:szCs w:val="21"/>
          <w:lang w:eastAsia="zh-CN"/>
        </w:rPr>
        <w:t>SVM</w:t>
      </w:r>
      <w:r w:rsidRPr="009F5368">
        <w:rPr>
          <w:rFonts w:ascii="Times New Roman" w:hAnsi="Times New Roman" w:cs="Times New Roman"/>
          <w:spacing w:val="-2"/>
          <w:sz w:val="21"/>
          <w:szCs w:val="21"/>
          <w:lang w:eastAsia="zh-CN"/>
        </w:rPr>
        <w:t>），并通过一对一（</w:t>
      </w:r>
      <w:r w:rsidRPr="009F5368">
        <w:rPr>
          <w:rFonts w:ascii="Times New Roman" w:hAnsi="Times New Roman" w:cs="Times New Roman"/>
          <w:spacing w:val="-2"/>
          <w:sz w:val="21"/>
          <w:szCs w:val="21"/>
          <w:lang w:eastAsia="zh-CN"/>
        </w:rPr>
        <w:t>one-versus-one</w:t>
      </w:r>
      <w:r w:rsidRPr="009F5368">
        <w:rPr>
          <w:rFonts w:ascii="Times New Roman" w:hAnsi="Times New Roman" w:cs="Times New Roman"/>
          <w:spacing w:val="-2"/>
          <w:sz w:val="21"/>
          <w:szCs w:val="21"/>
          <w:lang w:eastAsia="zh-CN"/>
        </w:rPr>
        <w:t>）编码实现三分类。为消除不同阶</w:t>
      </w:r>
      <w:r w:rsidRPr="009F5368">
        <w:rPr>
          <w:rFonts w:ascii="Times New Roman" w:hAnsi="Times New Roman" w:cs="Times New Roman"/>
          <w:spacing w:val="-2"/>
          <w:sz w:val="21"/>
          <w:szCs w:val="21"/>
          <w:lang w:eastAsia="zh-CN"/>
        </w:rPr>
        <w:t>MFCC</w:t>
      </w:r>
      <w:r w:rsidRPr="009F5368">
        <w:rPr>
          <w:rFonts w:ascii="Times New Roman" w:hAnsi="Times New Roman" w:cs="Times New Roman"/>
          <w:spacing w:val="-2"/>
          <w:sz w:val="21"/>
          <w:szCs w:val="21"/>
          <w:lang w:eastAsia="zh-CN"/>
        </w:rPr>
        <w:t>数值尺度差异的影响，每轮仅利用训练试件计算各特征的均值和标准差，并按照</w:t>
      </w:r>
    </w:p>
    <w:p w14:paraId="39583DC2" w14:textId="0196852E" w:rsidR="00986244" w:rsidRPr="009F5368" w:rsidRDefault="00986244" w:rsidP="00986244">
      <w:pPr>
        <w:pStyle w:val="a3"/>
        <w:spacing w:before="37" w:line="274" w:lineRule="auto"/>
        <w:ind w:right="328"/>
        <w:jc w:val="center"/>
        <w:rPr>
          <w:rFonts w:ascii="Times New Roman" w:hAnsi="Times New Roman" w:cs="Times New Roman"/>
          <w:spacing w:val="-2"/>
          <w:sz w:val="21"/>
          <w:szCs w:val="21"/>
          <w:lang w:eastAsia="zh-CN"/>
        </w:rPr>
      </w:pPr>
      <w:r w:rsidRPr="00986244">
        <w:rPr>
          <w:rFonts w:ascii="Times New Roman" w:hAnsi="Times New Roman" w:cs="Times New Roman"/>
          <w:spacing w:val="-2"/>
          <w:position w:val="-32"/>
          <w:sz w:val="21"/>
          <w:szCs w:val="21"/>
          <w:lang w:eastAsia="zh-CN"/>
        </w:rPr>
        <w:object w:dxaOrig="1520" w:dyaOrig="740" w14:anchorId="039593F4">
          <v:shape id="_x0000_i1038" type="#_x0000_t75" style="width:75.75pt;height:36.95pt" o:ole="">
            <v:imagedata r:id="rId49" o:title=""/>
          </v:shape>
          <o:OLEObject Type="Embed" ProgID="Equation.DSMT4" ShapeID="_x0000_i1038" DrawAspect="Content" ObjectID="_1851694517" r:id="rId50"/>
        </w:object>
      </w:r>
    </w:p>
    <w:p w14:paraId="56590FC0" w14:textId="77777777" w:rsidR="009F5368" w:rsidRDefault="009F5368" w:rsidP="009F5368">
      <w:pPr>
        <w:pStyle w:val="a3"/>
        <w:spacing w:before="37" w:line="274" w:lineRule="auto"/>
        <w:ind w:left="21" w:right="328" w:firstLine="420"/>
        <w:jc w:val="both"/>
        <w:rPr>
          <w:rFonts w:ascii="Times New Roman" w:hAnsi="Times New Roman" w:cs="Times New Roman"/>
          <w:spacing w:val="-2"/>
          <w:sz w:val="21"/>
          <w:szCs w:val="21"/>
          <w:lang w:eastAsia="zh-CN"/>
        </w:rPr>
      </w:pPr>
      <w:r w:rsidRPr="009F5368">
        <w:rPr>
          <w:rFonts w:ascii="Times New Roman" w:hAnsi="Times New Roman" w:cs="Times New Roman"/>
          <w:spacing w:val="-2"/>
          <w:sz w:val="21"/>
          <w:szCs w:val="21"/>
          <w:lang w:eastAsia="zh-CN"/>
        </w:rPr>
        <w:t>对训练集和测试集进行标准化，以避免测试数据参与特征预处理过程。模型性能采用准确率（</w:t>
      </w:r>
      <w:r w:rsidRPr="009F5368">
        <w:rPr>
          <w:rFonts w:ascii="Times New Roman" w:hAnsi="Times New Roman" w:cs="Times New Roman"/>
          <w:spacing w:val="-2"/>
          <w:sz w:val="21"/>
          <w:szCs w:val="21"/>
          <w:lang w:eastAsia="zh-CN"/>
        </w:rPr>
        <w:t>Accuracy</w:t>
      </w:r>
      <w:r w:rsidRPr="009F5368">
        <w:rPr>
          <w:rFonts w:ascii="Times New Roman" w:hAnsi="Times New Roman" w:cs="Times New Roman"/>
          <w:spacing w:val="-2"/>
          <w:sz w:val="21"/>
          <w:szCs w:val="21"/>
          <w:lang w:eastAsia="zh-CN"/>
        </w:rPr>
        <w:t>）、精确率（</w:t>
      </w:r>
      <w:r w:rsidRPr="009F5368">
        <w:rPr>
          <w:rFonts w:ascii="Times New Roman" w:hAnsi="Times New Roman" w:cs="Times New Roman"/>
          <w:spacing w:val="-2"/>
          <w:sz w:val="21"/>
          <w:szCs w:val="21"/>
          <w:lang w:eastAsia="zh-CN"/>
        </w:rPr>
        <w:t>Precision</w:t>
      </w:r>
      <w:r w:rsidRPr="009F5368">
        <w:rPr>
          <w:rFonts w:ascii="Times New Roman" w:hAnsi="Times New Roman" w:cs="Times New Roman"/>
          <w:spacing w:val="-2"/>
          <w:sz w:val="21"/>
          <w:szCs w:val="21"/>
          <w:lang w:eastAsia="zh-CN"/>
        </w:rPr>
        <w:t>）、召回率（</w:t>
      </w:r>
      <w:r w:rsidRPr="009F5368">
        <w:rPr>
          <w:rFonts w:ascii="Times New Roman" w:hAnsi="Times New Roman" w:cs="Times New Roman"/>
          <w:spacing w:val="-2"/>
          <w:sz w:val="21"/>
          <w:szCs w:val="21"/>
          <w:lang w:eastAsia="zh-CN"/>
        </w:rPr>
        <w:t>Recall</w:t>
      </w:r>
      <w:r w:rsidRPr="009F5368">
        <w:rPr>
          <w:rFonts w:ascii="Times New Roman" w:hAnsi="Times New Roman" w:cs="Times New Roman"/>
          <w:spacing w:val="-2"/>
          <w:sz w:val="21"/>
          <w:szCs w:val="21"/>
          <w:lang w:eastAsia="zh-CN"/>
        </w:rPr>
        <w:t>）和</w:t>
      </w:r>
      <w:r w:rsidRPr="009F5368">
        <w:rPr>
          <w:rFonts w:ascii="Times New Roman" w:hAnsi="Times New Roman" w:cs="Times New Roman"/>
          <w:spacing w:val="-2"/>
          <w:sz w:val="21"/>
          <w:szCs w:val="21"/>
          <w:lang w:eastAsia="zh-CN"/>
        </w:rPr>
        <w:t>F1</w:t>
      </w:r>
      <w:r w:rsidRPr="009F5368">
        <w:rPr>
          <w:rFonts w:ascii="Times New Roman" w:hAnsi="Times New Roman" w:cs="Times New Roman"/>
          <w:spacing w:val="-2"/>
          <w:sz w:val="21"/>
          <w:szCs w:val="21"/>
          <w:lang w:eastAsia="zh-CN"/>
        </w:rPr>
        <w:t>值进行评价，并采用宏平均指标评价不同断裂状态的整体识别性能。</w:t>
      </w:r>
    </w:p>
    <w:p w14:paraId="782A0CF2" w14:textId="091306F7" w:rsidR="00845247" w:rsidRDefault="00845247" w:rsidP="00845247">
      <w:pPr>
        <w:pStyle w:val="a3"/>
        <w:spacing w:before="37" w:line="274" w:lineRule="auto"/>
        <w:ind w:right="328"/>
        <w:jc w:val="center"/>
        <w:rPr>
          <w:rFonts w:ascii="Times New Roman" w:hAnsi="Times New Roman" w:cs="Times New Roman"/>
          <w:spacing w:val="-2"/>
          <w:sz w:val="21"/>
          <w:szCs w:val="21"/>
          <w:lang w:eastAsia="zh-CN"/>
        </w:rPr>
      </w:pPr>
      <w:r w:rsidRPr="00845247">
        <w:rPr>
          <w:rFonts w:ascii="Times New Roman" w:hAnsi="Times New Roman" w:cs="Times New Roman"/>
          <w:spacing w:val="-2"/>
          <w:sz w:val="21"/>
          <w:szCs w:val="21"/>
          <w:lang w:eastAsia="zh-CN"/>
        </w:rPr>
        <w:t>表</w:t>
      </w:r>
      <w:r>
        <w:rPr>
          <w:rFonts w:ascii="Times New Roman" w:hAnsi="Times New Roman" w:cs="Times New Roman" w:hint="eastAsia"/>
          <w:spacing w:val="-2"/>
          <w:sz w:val="21"/>
          <w:szCs w:val="21"/>
          <w:lang w:eastAsia="zh-CN"/>
        </w:rPr>
        <w:t>3</w:t>
      </w:r>
      <w:r w:rsidRPr="00845247">
        <w:rPr>
          <w:rFonts w:ascii="Times New Roman" w:hAnsi="Times New Roman" w:cs="Times New Roman"/>
          <w:spacing w:val="-2"/>
          <w:sz w:val="21"/>
          <w:szCs w:val="21"/>
          <w:lang w:eastAsia="zh-CN"/>
        </w:rPr>
        <w:t xml:space="preserve"> B7</w:t>
      </w:r>
      <w:r w:rsidRPr="00845247">
        <w:rPr>
          <w:rFonts w:ascii="Times New Roman" w:hAnsi="Times New Roman" w:cs="Times New Roman"/>
          <w:spacing w:val="-2"/>
          <w:sz w:val="21"/>
          <w:szCs w:val="21"/>
          <w:lang w:eastAsia="zh-CN"/>
        </w:rPr>
        <w:t>和</w:t>
      </w:r>
      <w:r w:rsidRPr="00845247">
        <w:rPr>
          <w:rFonts w:ascii="Times New Roman" w:hAnsi="Times New Roman" w:cs="Times New Roman"/>
          <w:spacing w:val="-2"/>
          <w:sz w:val="21"/>
          <w:szCs w:val="21"/>
          <w:lang w:eastAsia="zh-CN"/>
        </w:rPr>
        <w:t>B8</w:t>
      </w:r>
      <w:r w:rsidRPr="00845247">
        <w:rPr>
          <w:rFonts w:ascii="Times New Roman" w:hAnsi="Times New Roman" w:cs="Times New Roman"/>
          <w:spacing w:val="-2"/>
          <w:sz w:val="21"/>
          <w:szCs w:val="21"/>
          <w:lang w:eastAsia="zh-CN"/>
        </w:rPr>
        <w:t>跨试件</w:t>
      </w:r>
      <w:r w:rsidRPr="00845247">
        <w:rPr>
          <w:rFonts w:ascii="Times New Roman" w:hAnsi="Times New Roman" w:cs="Times New Roman"/>
          <w:spacing w:val="-2"/>
          <w:sz w:val="21"/>
          <w:szCs w:val="21"/>
          <w:lang w:eastAsia="zh-CN"/>
        </w:rPr>
        <w:t>SVM</w:t>
      </w:r>
      <w:r w:rsidRPr="00845247">
        <w:rPr>
          <w:rFonts w:ascii="Times New Roman" w:hAnsi="Times New Roman" w:cs="Times New Roman"/>
          <w:spacing w:val="-2"/>
          <w:sz w:val="21"/>
          <w:szCs w:val="21"/>
          <w:lang w:eastAsia="zh-CN"/>
        </w:rPr>
        <w:t>分类结果</w:t>
      </w:r>
    </w:p>
    <w:tbl>
      <w:tblPr>
        <w:tblStyle w:val="ad"/>
        <w:tblW w:w="0" w:type="auto"/>
        <w:jc w:val="center"/>
        <w:tblLook w:val="04A0" w:firstRow="1" w:lastRow="0" w:firstColumn="1" w:lastColumn="0" w:noHBand="0" w:noVBand="1"/>
      </w:tblPr>
      <w:tblGrid>
        <w:gridCol w:w="695"/>
        <w:gridCol w:w="1131"/>
        <w:gridCol w:w="1550"/>
        <w:gridCol w:w="1969"/>
        <w:gridCol w:w="1308"/>
        <w:gridCol w:w="9"/>
      </w:tblGrid>
      <w:tr w:rsidR="006C5B9F" w14:paraId="68FAC684" w14:textId="77777777" w:rsidTr="005912B9">
        <w:trPr>
          <w:cnfStyle w:val="100000000000" w:firstRow="1" w:lastRow="0" w:firstColumn="0" w:lastColumn="0" w:oddVBand="0" w:evenVBand="0" w:oddHBand="0" w:evenHBand="0" w:firstRowFirstColumn="0" w:firstRowLastColumn="0" w:lastRowFirstColumn="0" w:lastRowLastColumn="0"/>
          <w:jc w:val="center"/>
        </w:trPr>
        <w:tc>
          <w:tcPr>
            <w:tcW w:w="695" w:type="dxa"/>
            <w:vAlign w:val="center"/>
          </w:tcPr>
          <w:p w14:paraId="50164447" w14:textId="1BD08BC0" w:rsidR="006C5B9F" w:rsidRDefault="006C5B9F" w:rsidP="003D7981">
            <w:pPr>
              <w:spacing w:before="77" w:line="194" w:lineRule="auto"/>
              <w:jc w:val="center"/>
              <w:outlineLvl w:val="3"/>
              <w:rPr>
                <w:rFonts w:ascii="Times New Roman" w:eastAsia="宋体" w:hAnsi="Times New Roman" w:cs="Times New Roman"/>
                <w:lang w:eastAsia="zh-CN"/>
              </w:rPr>
            </w:pPr>
            <w:r>
              <w:rPr>
                <w:rFonts w:ascii="Times New Roman" w:eastAsia="宋体" w:hAnsi="Times New Roman" w:cs="Times New Roman" w:hint="eastAsia"/>
                <w:lang w:eastAsia="zh-CN"/>
              </w:rPr>
              <w:t>测试试件</w:t>
            </w:r>
          </w:p>
        </w:tc>
        <w:tc>
          <w:tcPr>
            <w:tcW w:w="1131" w:type="dxa"/>
            <w:vAlign w:val="center"/>
          </w:tcPr>
          <w:p w14:paraId="01462CB1" w14:textId="7FB3F784"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Accuracy</w:t>
            </w:r>
          </w:p>
        </w:tc>
        <w:tc>
          <w:tcPr>
            <w:tcW w:w="1550" w:type="dxa"/>
            <w:vAlign w:val="center"/>
          </w:tcPr>
          <w:p w14:paraId="6C4CD249" w14:textId="085EF376"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Macro-Precision</w:t>
            </w:r>
          </w:p>
        </w:tc>
        <w:tc>
          <w:tcPr>
            <w:tcW w:w="1969" w:type="dxa"/>
            <w:vAlign w:val="center"/>
          </w:tcPr>
          <w:p w14:paraId="6A2107A1" w14:textId="271AB162"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Macro-Recall</w:t>
            </w:r>
          </w:p>
        </w:tc>
        <w:tc>
          <w:tcPr>
            <w:tcW w:w="1317" w:type="dxa"/>
            <w:gridSpan w:val="2"/>
            <w:vAlign w:val="center"/>
          </w:tcPr>
          <w:p w14:paraId="102E9D15" w14:textId="7BD6DD47" w:rsidR="006C5B9F" w:rsidRPr="006C5B9F" w:rsidRDefault="006C5B9F" w:rsidP="006C5B9F">
            <w:pPr>
              <w:spacing w:before="77" w:line="194" w:lineRule="auto"/>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Macro-F1</w:t>
            </w:r>
          </w:p>
        </w:tc>
      </w:tr>
      <w:tr w:rsidR="006C5B9F" w14:paraId="54EF48F9" w14:textId="77777777" w:rsidTr="005912B9">
        <w:trPr>
          <w:gridAfter w:val="1"/>
          <w:wAfter w:w="9" w:type="dxa"/>
          <w:trHeight w:val="488"/>
          <w:jc w:val="center"/>
        </w:trPr>
        <w:tc>
          <w:tcPr>
            <w:tcW w:w="695" w:type="dxa"/>
            <w:vAlign w:val="center"/>
          </w:tcPr>
          <w:p w14:paraId="779EA43F" w14:textId="77777777"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hint="eastAsia"/>
                <w:lang w:eastAsia="zh-CN"/>
              </w:rPr>
              <w:t>B7</w:t>
            </w:r>
          </w:p>
        </w:tc>
        <w:tc>
          <w:tcPr>
            <w:tcW w:w="1131" w:type="dxa"/>
            <w:vAlign w:val="center"/>
          </w:tcPr>
          <w:p w14:paraId="1C0FED1D" w14:textId="49E43330"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85.71%</w:t>
            </w:r>
          </w:p>
        </w:tc>
        <w:tc>
          <w:tcPr>
            <w:tcW w:w="1550" w:type="dxa"/>
            <w:vAlign w:val="center"/>
          </w:tcPr>
          <w:p w14:paraId="2A083E7D" w14:textId="5D4686FE" w:rsid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62.50%</w:t>
            </w:r>
          </w:p>
        </w:tc>
        <w:tc>
          <w:tcPr>
            <w:tcW w:w="1969" w:type="dxa"/>
            <w:vAlign w:val="center"/>
          </w:tcPr>
          <w:p w14:paraId="195209CB" w14:textId="43C7DE3C" w:rsid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48.33%</w:t>
            </w:r>
          </w:p>
        </w:tc>
        <w:tc>
          <w:tcPr>
            <w:tcW w:w="1308" w:type="dxa"/>
            <w:vAlign w:val="center"/>
          </w:tcPr>
          <w:p w14:paraId="7B4E760D" w14:textId="453ECA6D"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66.25%</w:t>
            </w:r>
          </w:p>
        </w:tc>
      </w:tr>
      <w:tr w:rsidR="006C5B9F" w14:paraId="262AAB13" w14:textId="77777777" w:rsidTr="005912B9">
        <w:trPr>
          <w:gridAfter w:val="1"/>
          <w:wAfter w:w="9" w:type="dxa"/>
          <w:trHeight w:val="488"/>
          <w:jc w:val="center"/>
        </w:trPr>
        <w:tc>
          <w:tcPr>
            <w:tcW w:w="695" w:type="dxa"/>
            <w:vAlign w:val="center"/>
          </w:tcPr>
          <w:p w14:paraId="7ACF4A33" w14:textId="07D8C26E"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hint="eastAsia"/>
                <w:lang w:eastAsia="zh-CN"/>
              </w:rPr>
              <w:t>B8</w:t>
            </w:r>
          </w:p>
        </w:tc>
        <w:tc>
          <w:tcPr>
            <w:tcW w:w="1131" w:type="dxa"/>
            <w:vAlign w:val="center"/>
          </w:tcPr>
          <w:p w14:paraId="7D5E8D3F" w14:textId="0F560D71"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98.00%</w:t>
            </w:r>
          </w:p>
        </w:tc>
        <w:tc>
          <w:tcPr>
            <w:tcW w:w="1550" w:type="dxa"/>
            <w:vAlign w:val="center"/>
          </w:tcPr>
          <w:p w14:paraId="2F5D9A81" w14:textId="7D51E980" w:rsid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88.89%</w:t>
            </w:r>
          </w:p>
        </w:tc>
        <w:tc>
          <w:tcPr>
            <w:tcW w:w="1969" w:type="dxa"/>
            <w:vAlign w:val="center"/>
          </w:tcPr>
          <w:p w14:paraId="34FD2101" w14:textId="358951D0" w:rsid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97.62%</w:t>
            </w:r>
          </w:p>
        </w:tc>
        <w:tc>
          <w:tcPr>
            <w:tcW w:w="1308" w:type="dxa"/>
            <w:vAlign w:val="center"/>
          </w:tcPr>
          <w:p w14:paraId="6DE7EA8B" w14:textId="031689E3"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92.10%</w:t>
            </w:r>
          </w:p>
        </w:tc>
      </w:tr>
      <w:tr w:rsidR="006C5B9F" w14:paraId="48D86224" w14:textId="77777777" w:rsidTr="005912B9">
        <w:trPr>
          <w:gridAfter w:val="1"/>
          <w:wAfter w:w="9" w:type="dxa"/>
          <w:trHeight w:val="488"/>
          <w:jc w:val="center"/>
        </w:trPr>
        <w:tc>
          <w:tcPr>
            <w:tcW w:w="695" w:type="dxa"/>
            <w:vAlign w:val="center"/>
          </w:tcPr>
          <w:p w14:paraId="4DF1C108" w14:textId="2B26EE7F"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lastRenderedPageBreak/>
              <w:t>Mean ± SD</w:t>
            </w:r>
          </w:p>
        </w:tc>
        <w:tc>
          <w:tcPr>
            <w:tcW w:w="1131" w:type="dxa"/>
            <w:vAlign w:val="center"/>
          </w:tcPr>
          <w:p w14:paraId="4E873489" w14:textId="6FB64263"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91.86 ± 8.69%</w:t>
            </w:r>
          </w:p>
        </w:tc>
        <w:tc>
          <w:tcPr>
            <w:tcW w:w="1550" w:type="dxa"/>
            <w:vAlign w:val="center"/>
          </w:tcPr>
          <w:p w14:paraId="33F74370" w14:textId="3B1D61BA" w:rsid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75.69 ± 18.66%</w:t>
            </w:r>
          </w:p>
        </w:tc>
        <w:tc>
          <w:tcPr>
            <w:tcW w:w="1969" w:type="dxa"/>
            <w:vAlign w:val="center"/>
          </w:tcPr>
          <w:p w14:paraId="2FE2E718" w14:textId="6CF0FD11" w:rsid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72.98 ± 34.85%</w:t>
            </w:r>
          </w:p>
        </w:tc>
        <w:tc>
          <w:tcPr>
            <w:tcW w:w="1308" w:type="dxa"/>
            <w:vAlign w:val="center"/>
          </w:tcPr>
          <w:p w14:paraId="2EC86188" w14:textId="447CC833"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79.17 ± 18.28%</w:t>
            </w:r>
          </w:p>
        </w:tc>
      </w:tr>
    </w:tbl>
    <w:p w14:paraId="273EBA47" w14:textId="5FB3D1F3" w:rsidR="006C5B9F" w:rsidRDefault="005912B9" w:rsidP="005912B9">
      <w:pPr>
        <w:pStyle w:val="a3"/>
        <w:spacing w:before="37" w:line="274" w:lineRule="auto"/>
        <w:ind w:left="21" w:right="328" w:firstLine="420"/>
        <w:jc w:val="both"/>
        <w:rPr>
          <w:rFonts w:ascii="Times New Roman" w:hAnsi="Times New Roman" w:cs="Times New Roman"/>
          <w:spacing w:val="-2"/>
          <w:sz w:val="21"/>
          <w:szCs w:val="21"/>
          <w:lang w:eastAsia="zh-CN"/>
        </w:rPr>
      </w:pPr>
      <w:r w:rsidRPr="005912B9">
        <w:rPr>
          <w:rFonts w:ascii="Times New Roman" w:hAnsi="Times New Roman" w:cs="Times New Roman"/>
          <w:spacing w:val="-2"/>
          <w:sz w:val="21"/>
          <w:szCs w:val="21"/>
          <w:lang w:eastAsia="zh-CN"/>
        </w:rPr>
        <w:t>基于上述样本构建方法，采用线性</w:t>
      </w:r>
      <w:r w:rsidRPr="005912B9">
        <w:rPr>
          <w:rFonts w:ascii="Times New Roman" w:hAnsi="Times New Roman" w:cs="Times New Roman"/>
          <w:spacing w:val="-2"/>
          <w:sz w:val="21"/>
          <w:szCs w:val="21"/>
          <w:lang w:eastAsia="zh-CN"/>
        </w:rPr>
        <w:t>SVM</w:t>
      </w:r>
      <w:r w:rsidRPr="005912B9">
        <w:rPr>
          <w:rFonts w:ascii="Times New Roman" w:hAnsi="Times New Roman" w:cs="Times New Roman"/>
          <w:spacing w:val="-2"/>
          <w:sz w:val="21"/>
          <w:szCs w:val="21"/>
          <w:lang w:eastAsia="zh-CN"/>
        </w:rPr>
        <w:t>对三类断裂状态进行识别，并以试件为独立单元开展跨试件验证。结果表明，当以</w:t>
      </w:r>
      <w:r w:rsidRPr="005912B9">
        <w:rPr>
          <w:rFonts w:ascii="Times New Roman" w:hAnsi="Times New Roman" w:cs="Times New Roman"/>
          <w:spacing w:val="-2"/>
          <w:sz w:val="21"/>
          <w:szCs w:val="21"/>
          <w:lang w:eastAsia="zh-CN"/>
        </w:rPr>
        <w:t>B8</w:t>
      </w:r>
      <w:r w:rsidRPr="005912B9">
        <w:rPr>
          <w:rFonts w:ascii="Times New Roman" w:hAnsi="Times New Roman" w:cs="Times New Roman"/>
          <w:spacing w:val="-2"/>
          <w:sz w:val="21"/>
          <w:szCs w:val="21"/>
          <w:lang w:eastAsia="zh-CN"/>
        </w:rPr>
        <w:t>训练、</w:t>
      </w:r>
      <w:r w:rsidRPr="005912B9">
        <w:rPr>
          <w:rFonts w:ascii="Times New Roman" w:hAnsi="Times New Roman" w:cs="Times New Roman"/>
          <w:spacing w:val="-2"/>
          <w:sz w:val="21"/>
          <w:szCs w:val="21"/>
          <w:lang w:eastAsia="zh-CN"/>
        </w:rPr>
        <w:t>B7</w:t>
      </w:r>
      <w:r w:rsidRPr="005912B9">
        <w:rPr>
          <w:rFonts w:ascii="Times New Roman" w:hAnsi="Times New Roman" w:cs="Times New Roman"/>
          <w:spacing w:val="-2"/>
          <w:sz w:val="21"/>
          <w:szCs w:val="21"/>
          <w:lang w:eastAsia="zh-CN"/>
        </w:rPr>
        <w:t>测试时，模型准确率为</w:t>
      </w:r>
      <w:r w:rsidRPr="005912B9">
        <w:rPr>
          <w:rFonts w:ascii="Times New Roman" w:hAnsi="Times New Roman" w:cs="Times New Roman"/>
          <w:spacing w:val="-2"/>
          <w:sz w:val="21"/>
          <w:szCs w:val="21"/>
          <w:lang w:eastAsia="zh-CN"/>
        </w:rPr>
        <w:t>85.71%</w:t>
      </w:r>
      <w:r w:rsidRPr="005912B9">
        <w:rPr>
          <w:rFonts w:ascii="Times New Roman" w:hAnsi="Times New Roman" w:cs="Times New Roman"/>
          <w:spacing w:val="-2"/>
          <w:sz w:val="21"/>
          <w:szCs w:val="21"/>
          <w:lang w:eastAsia="zh-CN"/>
        </w:rPr>
        <w:t>，宏平均精确率、召回率和</w:t>
      </w:r>
      <w:r w:rsidRPr="005912B9">
        <w:rPr>
          <w:rFonts w:ascii="Times New Roman" w:hAnsi="Times New Roman" w:cs="Times New Roman"/>
          <w:spacing w:val="-2"/>
          <w:sz w:val="21"/>
          <w:szCs w:val="21"/>
          <w:lang w:eastAsia="zh-CN"/>
        </w:rPr>
        <w:t>F1</w:t>
      </w:r>
      <w:r w:rsidRPr="005912B9">
        <w:rPr>
          <w:rFonts w:ascii="Times New Roman" w:hAnsi="Times New Roman" w:cs="Times New Roman"/>
          <w:spacing w:val="-2"/>
          <w:sz w:val="21"/>
          <w:szCs w:val="21"/>
          <w:lang w:eastAsia="zh-CN"/>
        </w:rPr>
        <w:t>值分别为</w:t>
      </w:r>
      <w:r w:rsidRPr="005912B9">
        <w:rPr>
          <w:rFonts w:ascii="Times New Roman" w:hAnsi="Times New Roman" w:cs="Times New Roman"/>
          <w:spacing w:val="-2"/>
          <w:sz w:val="21"/>
          <w:szCs w:val="21"/>
          <w:lang w:eastAsia="zh-CN"/>
        </w:rPr>
        <w:t>62.50%</w:t>
      </w:r>
      <w:r w:rsidRPr="005912B9">
        <w:rPr>
          <w:rFonts w:ascii="Times New Roman" w:hAnsi="Times New Roman" w:cs="Times New Roman"/>
          <w:spacing w:val="-2"/>
          <w:sz w:val="21"/>
          <w:szCs w:val="21"/>
          <w:lang w:eastAsia="zh-CN"/>
        </w:rPr>
        <w:t>、</w:t>
      </w:r>
      <w:r w:rsidRPr="005912B9">
        <w:rPr>
          <w:rFonts w:ascii="Times New Roman" w:hAnsi="Times New Roman" w:cs="Times New Roman"/>
          <w:spacing w:val="-2"/>
          <w:sz w:val="21"/>
          <w:szCs w:val="21"/>
          <w:lang w:eastAsia="zh-CN"/>
        </w:rPr>
        <w:t>48.33%</w:t>
      </w:r>
      <w:r w:rsidRPr="005912B9">
        <w:rPr>
          <w:rFonts w:ascii="Times New Roman" w:hAnsi="Times New Roman" w:cs="Times New Roman"/>
          <w:spacing w:val="-2"/>
          <w:sz w:val="21"/>
          <w:szCs w:val="21"/>
          <w:lang w:eastAsia="zh-CN"/>
        </w:rPr>
        <w:t>和</w:t>
      </w:r>
      <w:r w:rsidRPr="005912B9">
        <w:rPr>
          <w:rFonts w:ascii="Times New Roman" w:hAnsi="Times New Roman" w:cs="Times New Roman"/>
          <w:spacing w:val="-2"/>
          <w:sz w:val="21"/>
          <w:szCs w:val="21"/>
          <w:lang w:eastAsia="zh-CN"/>
        </w:rPr>
        <w:t>66.25%</w:t>
      </w:r>
      <w:r w:rsidRPr="005912B9">
        <w:rPr>
          <w:rFonts w:ascii="Times New Roman" w:hAnsi="Times New Roman" w:cs="Times New Roman"/>
          <w:spacing w:val="-2"/>
          <w:sz w:val="21"/>
          <w:szCs w:val="21"/>
          <w:lang w:eastAsia="zh-CN"/>
        </w:rPr>
        <w:t>；当以</w:t>
      </w:r>
      <w:r w:rsidRPr="005912B9">
        <w:rPr>
          <w:rFonts w:ascii="Times New Roman" w:hAnsi="Times New Roman" w:cs="Times New Roman"/>
          <w:spacing w:val="-2"/>
          <w:sz w:val="21"/>
          <w:szCs w:val="21"/>
          <w:lang w:eastAsia="zh-CN"/>
        </w:rPr>
        <w:t>B7</w:t>
      </w:r>
      <w:r w:rsidRPr="005912B9">
        <w:rPr>
          <w:rFonts w:ascii="Times New Roman" w:hAnsi="Times New Roman" w:cs="Times New Roman"/>
          <w:spacing w:val="-2"/>
          <w:sz w:val="21"/>
          <w:szCs w:val="21"/>
          <w:lang w:eastAsia="zh-CN"/>
        </w:rPr>
        <w:t>训练、</w:t>
      </w:r>
      <w:r w:rsidRPr="005912B9">
        <w:rPr>
          <w:rFonts w:ascii="Times New Roman" w:hAnsi="Times New Roman" w:cs="Times New Roman"/>
          <w:spacing w:val="-2"/>
          <w:sz w:val="21"/>
          <w:szCs w:val="21"/>
          <w:lang w:eastAsia="zh-CN"/>
        </w:rPr>
        <w:t>B8</w:t>
      </w:r>
      <w:r w:rsidRPr="005912B9">
        <w:rPr>
          <w:rFonts w:ascii="Times New Roman" w:hAnsi="Times New Roman" w:cs="Times New Roman"/>
          <w:spacing w:val="-2"/>
          <w:sz w:val="21"/>
          <w:szCs w:val="21"/>
          <w:lang w:eastAsia="zh-CN"/>
        </w:rPr>
        <w:t>测试时，模型识别性能明显提高，准确率达到</w:t>
      </w:r>
      <w:r w:rsidRPr="005912B9">
        <w:rPr>
          <w:rFonts w:ascii="Times New Roman" w:hAnsi="Times New Roman" w:cs="Times New Roman"/>
          <w:spacing w:val="-2"/>
          <w:sz w:val="21"/>
          <w:szCs w:val="21"/>
          <w:lang w:eastAsia="zh-CN"/>
        </w:rPr>
        <w:t>98.00%</w:t>
      </w:r>
      <w:r w:rsidRPr="005912B9">
        <w:rPr>
          <w:rFonts w:ascii="Times New Roman" w:hAnsi="Times New Roman" w:cs="Times New Roman"/>
          <w:spacing w:val="-2"/>
          <w:sz w:val="21"/>
          <w:szCs w:val="21"/>
          <w:lang w:eastAsia="zh-CN"/>
        </w:rPr>
        <w:t>，宏平均精确率、召回率和</w:t>
      </w:r>
      <w:r w:rsidRPr="005912B9">
        <w:rPr>
          <w:rFonts w:ascii="Times New Roman" w:hAnsi="Times New Roman" w:cs="Times New Roman"/>
          <w:spacing w:val="-2"/>
          <w:sz w:val="21"/>
          <w:szCs w:val="21"/>
          <w:lang w:eastAsia="zh-CN"/>
        </w:rPr>
        <w:t>F1</w:t>
      </w:r>
      <w:r w:rsidRPr="005912B9">
        <w:rPr>
          <w:rFonts w:ascii="Times New Roman" w:hAnsi="Times New Roman" w:cs="Times New Roman"/>
          <w:spacing w:val="-2"/>
          <w:sz w:val="21"/>
          <w:szCs w:val="21"/>
          <w:lang w:eastAsia="zh-CN"/>
        </w:rPr>
        <w:t>值分别达到</w:t>
      </w:r>
      <w:r w:rsidRPr="005912B9">
        <w:rPr>
          <w:rFonts w:ascii="Times New Roman" w:hAnsi="Times New Roman" w:cs="Times New Roman"/>
          <w:spacing w:val="-2"/>
          <w:sz w:val="21"/>
          <w:szCs w:val="21"/>
          <w:lang w:eastAsia="zh-CN"/>
        </w:rPr>
        <w:t>88.89%</w:t>
      </w:r>
      <w:r w:rsidRPr="005912B9">
        <w:rPr>
          <w:rFonts w:ascii="Times New Roman" w:hAnsi="Times New Roman" w:cs="Times New Roman"/>
          <w:spacing w:val="-2"/>
          <w:sz w:val="21"/>
          <w:szCs w:val="21"/>
          <w:lang w:eastAsia="zh-CN"/>
        </w:rPr>
        <w:t>、</w:t>
      </w:r>
      <w:r w:rsidRPr="005912B9">
        <w:rPr>
          <w:rFonts w:ascii="Times New Roman" w:hAnsi="Times New Roman" w:cs="Times New Roman"/>
          <w:spacing w:val="-2"/>
          <w:sz w:val="21"/>
          <w:szCs w:val="21"/>
          <w:lang w:eastAsia="zh-CN"/>
        </w:rPr>
        <w:t>97.62%</w:t>
      </w:r>
      <w:r w:rsidRPr="005912B9">
        <w:rPr>
          <w:rFonts w:ascii="Times New Roman" w:hAnsi="Times New Roman" w:cs="Times New Roman"/>
          <w:spacing w:val="-2"/>
          <w:sz w:val="21"/>
          <w:szCs w:val="21"/>
          <w:lang w:eastAsia="zh-CN"/>
        </w:rPr>
        <w:t>和</w:t>
      </w:r>
      <w:r w:rsidRPr="005912B9">
        <w:rPr>
          <w:rFonts w:ascii="Times New Roman" w:hAnsi="Times New Roman" w:cs="Times New Roman"/>
          <w:spacing w:val="-2"/>
          <w:sz w:val="21"/>
          <w:szCs w:val="21"/>
          <w:lang w:eastAsia="zh-CN"/>
        </w:rPr>
        <w:t>92.10%</w:t>
      </w:r>
      <w:r w:rsidRPr="005912B9">
        <w:rPr>
          <w:rFonts w:ascii="Times New Roman" w:hAnsi="Times New Roman" w:cs="Times New Roman"/>
          <w:spacing w:val="-2"/>
          <w:sz w:val="21"/>
          <w:szCs w:val="21"/>
          <w:lang w:eastAsia="zh-CN"/>
        </w:rPr>
        <w:t>。两轮跨试件验证的平均准确率为</w:t>
      </w:r>
      <w:r w:rsidRPr="005912B9">
        <w:rPr>
          <w:rFonts w:ascii="Times New Roman" w:hAnsi="Times New Roman" w:cs="Times New Roman"/>
          <w:spacing w:val="-2"/>
          <w:sz w:val="21"/>
          <w:szCs w:val="21"/>
          <w:lang w:eastAsia="zh-CN"/>
        </w:rPr>
        <w:t>91.86%±8.69%</w:t>
      </w:r>
      <w:r w:rsidRPr="005912B9">
        <w:rPr>
          <w:rFonts w:ascii="Times New Roman" w:hAnsi="Times New Roman" w:cs="Times New Roman"/>
          <w:spacing w:val="-2"/>
          <w:sz w:val="21"/>
          <w:szCs w:val="21"/>
          <w:lang w:eastAsia="zh-CN"/>
        </w:rPr>
        <w:t>，平均</w:t>
      </w:r>
      <w:r w:rsidRPr="005912B9">
        <w:rPr>
          <w:rFonts w:ascii="Times New Roman" w:hAnsi="Times New Roman" w:cs="Times New Roman"/>
          <w:spacing w:val="-2"/>
          <w:sz w:val="21"/>
          <w:szCs w:val="21"/>
          <w:lang w:eastAsia="zh-CN"/>
        </w:rPr>
        <w:t>Macro-F1</w:t>
      </w:r>
      <w:r w:rsidRPr="005912B9">
        <w:rPr>
          <w:rFonts w:ascii="Times New Roman" w:hAnsi="Times New Roman" w:cs="Times New Roman"/>
          <w:spacing w:val="-2"/>
          <w:sz w:val="21"/>
          <w:szCs w:val="21"/>
          <w:lang w:eastAsia="zh-CN"/>
        </w:rPr>
        <w:t>为</w:t>
      </w:r>
      <w:r w:rsidRPr="005912B9">
        <w:rPr>
          <w:rFonts w:ascii="Times New Roman" w:hAnsi="Times New Roman" w:cs="Times New Roman"/>
          <w:spacing w:val="-2"/>
          <w:sz w:val="21"/>
          <w:szCs w:val="21"/>
          <w:lang w:eastAsia="zh-CN"/>
        </w:rPr>
        <w:t>79.17%±18.28%</w:t>
      </w:r>
      <w:r w:rsidRPr="005912B9">
        <w:rPr>
          <w:rFonts w:ascii="Times New Roman" w:hAnsi="Times New Roman" w:cs="Times New Roman"/>
          <w:spacing w:val="-2"/>
          <w:sz w:val="21"/>
          <w:szCs w:val="21"/>
          <w:lang w:eastAsia="zh-CN"/>
        </w:rPr>
        <w:t>。结果表明，基于多阶</w:t>
      </w:r>
      <w:r w:rsidRPr="005912B9">
        <w:rPr>
          <w:rFonts w:ascii="Times New Roman" w:hAnsi="Times New Roman" w:cs="Times New Roman"/>
          <w:spacing w:val="-2"/>
          <w:sz w:val="21"/>
          <w:szCs w:val="21"/>
          <w:lang w:eastAsia="zh-CN"/>
        </w:rPr>
        <w:t>MFCC</w:t>
      </w:r>
      <w:r w:rsidRPr="005912B9">
        <w:rPr>
          <w:rFonts w:ascii="Times New Roman" w:hAnsi="Times New Roman" w:cs="Times New Roman"/>
          <w:spacing w:val="-2"/>
          <w:sz w:val="21"/>
          <w:szCs w:val="21"/>
          <w:lang w:eastAsia="zh-CN"/>
        </w:rPr>
        <w:t>特征向量的</w:t>
      </w:r>
      <w:r w:rsidRPr="005912B9">
        <w:rPr>
          <w:rFonts w:ascii="Times New Roman" w:hAnsi="Times New Roman" w:cs="Times New Roman"/>
          <w:spacing w:val="-2"/>
          <w:sz w:val="21"/>
          <w:szCs w:val="21"/>
          <w:lang w:eastAsia="zh-CN"/>
        </w:rPr>
        <w:t>SVM</w:t>
      </w:r>
      <w:r w:rsidRPr="005912B9">
        <w:rPr>
          <w:rFonts w:ascii="Times New Roman" w:hAnsi="Times New Roman" w:cs="Times New Roman"/>
          <w:spacing w:val="-2"/>
          <w:sz w:val="21"/>
          <w:szCs w:val="21"/>
          <w:lang w:eastAsia="zh-CN"/>
        </w:rPr>
        <w:t>模型能够在一定程度上实现不同试件间断裂状态的迁移识别，但不同测试试件之间的识别性能仍存在一定差异，说明</w:t>
      </w:r>
      <w:r w:rsidRPr="005912B9">
        <w:rPr>
          <w:rFonts w:ascii="Times New Roman" w:hAnsi="Times New Roman" w:cs="Times New Roman"/>
          <w:spacing w:val="-2"/>
          <w:sz w:val="21"/>
          <w:szCs w:val="21"/>
          <w:lang w:eastAsia="zh-CN"/>
        </w:rPr>
        <w:t>MFCC</w:t>
      </w:r>
      <w:r w:rsidRPr="005912B9">
        <w:rPr>
          <w:rFonts w:ascii="Times New Roman" w:hAnsi="Times New Roman" w:cs="Times New Roman"/>
          <w:spacing w:val="-2"/>
          <w:sz w:val="21"/>
          <w:szCs w:val="21"/>
          <w:lang w:eastAsia="zh-CN"/>
        </w:rPr>
        <w:t>断裂特征受到试件个体差异及断裂演化路径的影响。</w:t>
      </w:r>
    </w:p>
    <w:p w14:paraId="067D9461" w14:textId="69AAF0A6" w:rsidR="00B97526" w:rsidRPr="009F5368" w:rsidRDefault="006C5B9F" w:rsidP="006C5B9F">
      <w:pPr>
        <w:pStyle w:val="a3"/>
        <w:spacing w:before="37" w:line="274" w:lineRule="auto"/>
        <w:ind w:right="328"/>
        <w:jc w:val="both"/>
        <w:rPr>
          <w:rFonts w:ascii="Times New Roman" w:hAnsi="Times New Roman" w:cs="Times New Roman"/>
          <w:spacing w:val="-2"/>
          <w:sz w:val="21"/>
          <w:szCs w:val="21"/>
          <w:lang w:eastAsia="zh-CN"/>
        </w:rPr>
      </w:pPr>
      <w:r w:rsidRPr="006C5B9F">
        <w:rPr>
          <w:rFonts w:ascii="Times New Roman" w:hAnsi="Times New Roman" w:cs="Times New Roman"/>
          <w:noProof/>
          <w:spacing w:val="-2"/>
          <w:sz w:val="21"/>
          <w:szCs w:val="21"/>
          <w:lang w:eastAsia="zh-CN"/>
        </w:rPr>
        <w:drawing>
          <wp:inline distT="0" distB="0" distL="0" distR="0" wp14:anchorId="5DDEEDBD" wp14:editId="00CEBB9F">
            <wp:extent cx="5274945" cy="2531110"/>
            <wp:effectExtent l="0" t="0" r="190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945" cy="2531110"/>
                    </a:xfrm>
                    <a:prstGeom prst="rect">
                      <a:avLst/>
                    </a:prstGeom>
                  </pic:spPr>
                </pic:pic>
              </a:graphicData>
            </a:graphic>
          </wp:inline>
        </w:drawing>
      </w:r>
    </w:p>
    <w:p w14:paraId="7573115F" w14:textId="7D13CD52" w:rsidR="009F5368" w:rsidRDefault="00B97526" w:rsidP="009F5368">
      <w:pPr>
        <w:pStyle w:val="a3"/>
        <w:spacing w:before="37" w:line="274" w:lineRule="auto"/>
        <w:ind w:right="328"/>
        <w:jc w:val="center"/>
        <w:rPr>
          <w:rFonts w:ascii="Times New Roman" w:hAnsi="Times New Roman" w:cs="Times New Roman"/>
          <w:spacing w:val="-2"/>
          <w:sz w:val="21"/>
          <w:szCs w:val="21"/>
          <w:lang w:eastAsia="zh-CN"/>
        </w:rPr>
      </w:pPr>
      <w:r w:rsidRPr="00B97526">
        <w:rPr>
          <w:rFonts w:ascii="Times New Roman" w:hAnsi="Times New Roman" w:cs="Times New Roman"/>
          <w:spacing w:val="-2"/>
          <w:sz w:val="21"/>
          <w:szCs w:val="21"/>
          <w:lang w:eastAsia="zh-CN"/>
        </w:rPr>
        <w:t>图</w:t>
      </w:r>
      <w:r w:rsidRPr="00B97526">
        <w:rPr>
          <w:rFonts w:ascii="Times New Roman" w:hAnsi="Times New Roman" w:cs="Times New Roman"/>
          <w:spacing w:val="-2"/>
          <w:sz w:val="21"/>
          <w:szCs w:val="21"/>
          <w:lang w:eastAsia="zh-CN"/>
        </w:rPr>
        <w:t>11 B7</w:t>
      </w:r>
      <w:r w:rsidRPr="00B97526">
        <w:rPr>
          <w:rFonts w:ascii="Times New Roman" w:hAnsi="Times New Roman" w:cs="Times New Roman"/>
          <w:spacing w:val="-2"/>
          <w:sz w:val="21"/>
          <w:szCs w:val="21"/>
          <w:lang w:eastAsia="zh-CN"/>
        </w:rPr>
        <w:t>和</w:t>
      </w:r>
      <w:r w:rsidRPr="00B97526">
        <w:rPr>
          <w:rFonts w:ascii="Times New Roman" w:hAnsi="Times New Roman" w:cs="Times New Roman"/>
          <w:spacing w:val="-2"/>
          <w:sz w:val="21"/>
          <w:szCs w:val="21"/>
          <w:lang w:eastAsia="zh-CN"/>
        </w:rPr>
        <w:t>B8</w:t>
      </w:r>
      <w:r w:rsidRPr="00B97526">
        <w:rPr>
          <w:rFonts w:ascii="Times New Roman" w:hAnsi="Times New Roman" w:cs="Times New Roman"/>
          <w:spacing w:val="-2"/>
          <w:sz w:val="21"/>
          <w:szCs w:val="21"/>
          <w:lang w:eastAsia="zh-CN"/>
        </w:rPr>
        <w:t>试件跨试件</w:t>
      </w:r>
      <w:r w:rsidRPr="00B97526">
        <w:rPr>
          <w:rFonts w:ascii="Times New Roman" w:hAnsi="Times New Roman" w:cs="Times New Roman"/>
          <w:spacing w:val="-2"/>
          <w:sz w:val="21"/>
          <w:szCs w:val="21"/>
          <w:lang w:eastAsia="zh-CN"/>
        </w:rPr>
        <w:t>SVM</w:t>
      </w:r>
      <w:r w:rsidRPr="00B97526">
        <w:rPr>
          <w:rFonts w:ascii="Times New Roman" w:hAnsi="Times New Roman" w:cs="Times New Roman"/>
          <w:spacing w:val="-2"/>
          <w:sz w:val="21"/>
          <w:szCs w:val="21"/>
          <w:lang w:eastAsia="zh-CN"/>
        </w:rPr>
        <w:t>断裂状态识别混淆矩阵</w:t>
      </w:r>
    </w:p>
    <w:p w14:paraId="38C40A4F" w14:textId="69EB4540" w:rsidR="00B97526" w:rsidRDefault="00B97526" w:rsidP="006C5B9F">
      <w:pPr>
        <w:pStyle w:val="a3"/>
        <w:numPr>
          <w:ilvl w:val="0"/>
          <w:numId w:val="2"/>
        </w:numPr>
        <w:spacing w:before="37" w:line="274" w:lineRule="auto"/>
        <w:ind w:right="328"/>
        <w:jc w:val="center"/>
        <w:rPr>
          <w:rFonts w:ascii="Times New Roman" w:hAnsi="Times New Roman" w:cs="Times New Roman"/>
          <w:spacing w:val="-2"/>
          <w:sz w:val="21"/>
          <w:szCs w:val="21"/>
          <w:lang w:eastAsia="zh-CN"/>
        </w:rPr>
      </w:pPr>
      <w:r w:rsidRPr="00B97526">
        <w:rPr>
          <w:rFonts w:ascii="Times New Roman" w:hAnsi="Times New Roman" w:cs="Times New Roman"/>
          <w:spacing w:val="-2"/>
          <w:sz w:val="21"/>
          <w:szCs w:val="21"/>
          <w:lang w:eastAsia="zh-CN"/>
        </w:rPr>
        <w:t>B8</w:t>
      </w:r>
      <w:r w:rsidRPr="00B97526">
        <w:rPr>
          <w:rFonts w:ascii="Times New Roman" w:hAnsi="Times New Roman" w:cs="Times New Roman"/>
          <w:spacing w:val="-2"/>
          <w:sz w:val="21"/>
          <w:szCs w:val="21"/>
          <w:lang w:eastAsia="zh-CN"/>
        </w:rPr>
        <w:t>训练、</w:t>
      </w:r>
      <w:r w:rsidRPr="00B97526">
        <w:rPr>
          <w:rFonts w:ascii="Times New Roman" w:hAnsi="Times New Roman" w:cs="Times New Roman"/>
          <w:spacing w:val="-2"/>
          <w:sz w:val="21"/>
          <w:szCs w:val="21"/>
          <w:lang w:eastAsia="zh-CN"/>
        </w:rPr>
        <w:t>B7</w:t>
      </w:r>
      <w:r w:rsidRPr="00B97526">
        <w:rPr>
          <w:rFonts w:ascii="Times New Roman" w:hAnsi="Times New Roman" w:cs="Times New Roman"/>
          <w:spacing w:val="-2"/>
          <w:sz w:val="21"/>
          <w:szCs w:val="21"/>
          <w:lang w:eastAsia="zh-CN"/>
        </w:rPr>
        <w:t>测试</w:t>
      </w:r>
      <w:r>
        <w:rPr>
          <w:rFonts w:ascii="Times New Roman" w:hAnsi="Times New Roman" w:cs="Times New Roman" w:hint="eastAsia"/>
          <w:spacing w:val="-2"/>
          <w:sz w:val="21"/>
          <w:szCs w:val="21"/>
          <w:lang w:eastAsia="zh-CN"/>
        </w:rPr>
        <w:t>；</w:t>
      </w:r>
      <w:r w:rsidRPr="00A5678D">
        <w:rPr>
          <w:rFonts w:ascii="Times New Roman" w:hAnsi="Times New Roman" w:cs="Times New Roman"/>
          <w:spacing w:val="-2"/>
          <w:sz w:val="21"/>
          <w:szCs w:val="21"/>
          <w:lang w:eastAsia="zh-CN"/>
        </w:rPr>
        <w:t>(</w:t>
      </w:r>
      <w:r>
        <w:rPr>
          <w:rFonts w:ascii="Times New Roman" w:hAnsi="Times New Roman" w:cs="Times New Roman" w:hint="eastAsia"/>
          <w:spacing w:val="-2"/>
          <w:sz w:val="21"/>
          <w:szCs w:val="21"/>
          <w:lang w:eastAsia="zh-CN"/>
        </w:rPr>
        <w:t>b</w:t>
      </w:r>
      <w:r w:rsidRPr="00A5678D">
        <w:rPr>
          <w:rFonts w:ascii="Times New Roman" w:hAnsi="Times New Roman" w:cs="Times New Roman"/>
          <w:spacing w:val="-2"/>
          <w:sz w:val="21"/>
          <w:szCs w:val="21"/>
          <w:lang w:eastAsia="zh-CN"/>
        </w:rPr>
        <w:t>)</w:t>
      </w:r>
      <w:r>
        <w:rPr>
          <w:rFonts w:ascii="Times New Roman" w:hAnsi="Times New Roman" w:cs="Times New Roman" w:hint="eastAsia"/>
          <w:spacing w:val="-2"/>
          <w:sz w:val="21"/>
          <w:szCs w:val="21"/>
          <w:lang w:eastAsia="zh-CN"/>
        </w:rPr>
        <w:t xml:space="preserve"> </w:t>
      </w:r>
      <w:r w:rsidRPr="00B97526">
        <w:rPr>
          <w:rFonts w:ascii="Times New Roman" w:hAnsi="Times New Roman" w:cs="Times New Roman"/>
          <w:spacing w:val="-2"/>
          <w:sz w:val="21"/>
          <w:szCs w:val="21"/>
          <w:lang w:eastAsia="zh-CN"/>
        </w:rPr>
        <w:t>B7</w:t>
      </w:r>
      <w:r w:rsidRPr="00B97526">
        <w:rPr>
          <w:rFonts w:ascii="Times New Roman" w:hAnsi="Times New Roman" w:cs="Times New Roman"/>
          <w:spacing w:val="-2"/>
          <w:sz w:val="21"/>
          <w:szCs w:val="21"/>
          <w:lang w:eastAsia="zh-CN"/>
        </w:rPr>
        <w:t>训练、</w:t>
      </w:r>
      <w:r w:rsidRPr="00B97526">
        <w:rPr>
          <w:rFonts w:ascii="Times New Roman" w:hAnsi="Times New Roman" w:cs="Times New Roman"/>
          <w:spacing w:val="-2"/>
          <w:sz w:val="21"/>
          <w:szCs w:val="21"/>
          <w:lang w:eastAsia="zh-CN"/>
        </w:rPr>
        <w:t>B8</w:t>
      </w:r>
      <w:r w:rsidRPr="00B97526">
        <w:rPr>
          <w:rFonts w:ascii="Times New Roman" w:hAnsi="Times New Roman" w:cs="Times New Roman"/>
          <w:spacing w:val="-2"/>
          <w:sz w:val="21"/>
          <w:szCs w:val="21"/>
          <w:lang w:eastAsia="zh-CN"/>
        </w:rPr>
        <w:t>测试</w:t>
      </w:r>
    </w:p>
    <w:p w14:paraId="44A6F224" w14:textId="32A2C336" w:rsidR="006C5B9F" w:rsidRDefault="006C5B9F" w:rsidP="005912B9">
      <w:pPr>
        <w:pStyle w:val="a3"/>
        <w:spacing w:before="37" w:line="274" w:lineRule="auto"/>
        <w:ind w:left="21" w:right="328" w:firstLine="420"/>
        <w:jc w:val="both"/>
        <w:rPr>
          <w:rFonts w:ascii="Times New Roman" w:hAnsi="Times New Roman" w:cs="Times New Roman"/>
          <w:spacing w:val="-2"/>
          <w:sz w:val="21"/>
          <w:szCs w:val="21"/>
          <w:lang w:eastAsia="zh-CN"/>
        </w:rPr>
      </w:pPr>
      <w:r w:rsidRPr="006C5B9F">
        <w:rPr>
          <w:rFonts w:ascii="Times New Roman" w:hAnsi="Times New Roman" w:cs="Times New Roman"/>
          <w:spacing w:val="-2"/>
          <w:sz w:val="21"/>
          <w:szCs w:val="21"/>
          <w:lang w:eastAsia="zh-CN"/>
        </w:rPr>
        <w:t>不同测试试件的混淆矩阵如图</w:t>
      </w:r>
      <w:r w:rsidRPr="006C5B9F">
        <w:rPr>
          <w:rFonts w:ascii="Times New Roman" w:hAnsi="Times New Roman" w:cs="Times New Roman"/>
          <w:spacing w:val="-2"/>
          <w:sz w:val="21"/>
          <w:szCs w:val="21"/>
          <w:lang w:eastAsia="zh-CN"/>
        </w:rPr>
        <w:t>11</w:t>
      </w:r>
      <w:r w:rsidRPr="006C5B9F">
        <w:rPr>
          <w:rFonts w:ascii="Times New Roman" w:hAnsi="Times New Roman" w:cs="Times New Roman"/>
          <w:spacing w:val="-2"/>
          <w:sz w:val="21"/>
          <w:szCs w:val="21"/>
          <w:lang w:eastAsia="zh-CN"/>
        </w:rPr>
        <w:t>所示。</w:t>
      </w:r>
      <w:r w:rsidR="005912B9" w:rsidRPr="005912B9">
        <w:rPr>
          <w:rFonts w:ascii="Times New Roman" w:hAnsi="Times New Roman" w:cs="Times New Roman"/>
          <w:spacing w:val="-2"/>
          <w:sz w:val="21"/>
          <w:szCs w:val="21"/>
          <w:lang w:eastAsia="zh-CN"/>
        </w:rPr>
        <w:t>当</w:t>
      </w:r>
      <w:r w:rsidR="005912B9" w:rsidRPr="005912B9">
        <w:rPr>
          <w:rFonts w:ascii="Times New Roman" w:hAnsi="Times New Roman" w:cs="Times New Roman"/>
          <w:spacing w:val="-2"/>
          <w:sz w:val="21"/>
          <w:szCs w:val="21"/>
          <w:lang w:eastAsia="zh-CN"/>
        </w:rPr>
        <w:t>B7</w:t>
      </w:r>
      <w:r w:rsidR="005912B9" w:rsidRPr="005912B9">
        <w:rPr>
          <w:rFonts w:ascii="Times New Roman" w:hAnsi="Times New Roman" w:cs="Times New Roman"/>
          <w:spacing w:val="-2"/>
          <w:sz w:val="21"/>
          <w:szCs w:val="21"/>
          <w:lang w:eastAsia="zh-CN"/>
        </w:rPr>
        <w:t>作为测试试件时，</w:t>
      </w:r>
      <w:r w:rsidR="005912B9" w:rsidRPr="005912B9">
        <w:rPr>
          <w:rFonts w:ascii="Times New Roman" w:hAnsi="Times New Roman" w:cs="Times New Roman"/>
          <w:spacing w:val="-2"/>
          <w:sz w:val="21"/>
          <w:szCs w:val="21"/>
          <w:lang w:eastAsia="zh-CN"/>
        </w:rPr>
        <w:t>Class 1</w:t>
      </w:r>
      <w:r w:rsidR="005912B9" w:rsidRPr="005912B9">
        <w:rPr>
          <w:rFonts w:ascii="Times New Roman" w:hAnsi="Times New Roman" w:cs="Times New Roman"/>
          <w:spacing w:val="-2"/>
          <w:sz w:val="21"/>
          <w:szCs w:val="21"/>
          <w:lang w:eastAsia="zh-CN"/>
        </w:rPr>
        <w:t>的召回率达到</w:t>
      </w:r>
      <w:r w:rsidR="005912B9" w:rsidRPr="005912B9">
        <w:rPr>
          <w:rFonts w:ascii="Times New Roman" w:hAnsi="Times New Roman" w:cs="Times New Roman"/>
          <w:spacing w:val="-2"/>
          <w:sz w:val="21"/>
          <w:szCs w:val="21"/>
          <w:lang w:eastAsia="zh-CN"/>
        </w:rPr>
        <w:t>95.0%</w:t>
      </w:r>
      <w:r w:rsidR="005912B9" w:rsidRPr="005912B9">
        <w:rPr>
          <w:rFonts w:ascii="Times New Roman" w:hAnsi="Times New Roman" w:cs="Times New Roman"/>
          <w:spacing w:val="-2"/>
          <w:sz w:val="21"/>
          <w:szCs w:val="21"/>
          <w:lang w:eastAsia="zh-CN"/>
        </w:rPr>
        <w:t>，表现出较好的识别稳定性；</w:t>
      </w:r>
      <w:r w:rsidR="005912B9" w:rsidRPr="005912B9">
        <w:rPr>
          <w:rFonts w:ascii="Times New Roman" w:hAnsi="Times New Roman" w:cs="Times New Roman"/>
          <w:spacing w:val="-2"/>
          <w:sz w:val="21"/>
          <w:szCs w:val="21"/>
          <w:lang w:eastAsia="zh-CN"/>
        </w:rPr>
        <w:t>Class 3</w:t>
      </w:r>
      <w:r w:rsidR="005912B9" w:rsidRPr="005912B9">
        <w:rPr>
          <w:rFonts w:ascii="Times New Roman" w:hAnsi="Times New Roman" w:cs="Times New Roman"/>
          <w:spacing w:val="-2"/>
          <w:sz w:val="21"/>
          <w:szCs w:val="21"/>
          <w:lang w:eastAsia="zh-CN"/>
        </w:rPr>
        <w:t>的召回率为</w:t>
      </w:r>
      <w:r w:rsidR="005912B9" w:rsidRPr="005912B9">
        <w:rPr>
          <w:rFonts w:ascii="Times New Roman" w:hAnsi="Times New Roman" w:cs="Times New Roman"/>
          <w:spacing w:val="-2"/>
          <w:sz w:val="21"/>
          <w:szCs w:val="21"/>
          <w:lang w:eastAsia="zh-CN"/>
        </w:rPr>
        <w:t>50.0%</w:t>
      </w:r>
      <w:r w:rsidR="005912B9" w:rsidRPr="005912B9">
        <w:rPr>
          <w:rFonts w:ascii="Times New Roman" w:hAnsi="Times New Roman" w:cs="Times New Roman"/>
          <w:spacing w:val="-2"/>
          <w:sz w:val="21"/>
          <w:szCs w:val="21"/>
          <w:lang w:eastAsia="zh-CN"/>
        </w:rPr>
        <w:t>，而</w:t>
      </w:r>
      <w:r w:rsidR="005912B9" w:rsidRPr="005912B9">
        <w:rPr>
          <w:rFonts w:ascii="Times New Roman" w:hAnsi="Times New Roman" w:cs="Times New Roman"/>
          <w:spacing w:val="-2"/>
          <w:sz w:val="21"/>
          <w:szCs w:val="21"/>
          <w:lang w:eastAsia="zh-CN"/>
        </w:rPr>
        <w:t>Class 2</w:t>
      </w:r>
      <w:r w:rsidR="005912B9" w:rsidRPr="005912B9">
        <w:rPr>
          <w:rFonts w:ascii="Times New Roman" w:hAnsi="Times New Roman" w:cs="Times New Roman"/>
          <w:spacing w:val="-2"/>
          <w:sz w:val="21"/>
          <w:szCs w:val="21"/>
          <w:lang w:eastAsia="zh-CN"/>
        </w:rPr>
        <w:t>未能被正确识别，其样本主要被误判为</w:t>
      </w:r>
      <w:r w:rsidR="005912B9" w:rsidRPr="005912B9">
        <w:rPr>
          <w:rFonts w:ascii="Times New Roman" w:hAnsi="Times New Roman" w:cs="Times New Roman"/>
          <w:spacing w:val="-2"/>
          <w:sz w:val="21"/>
          <w:szCs w:val="21"/>
          <w:lang w:eastAsia="zh-CN"/>
        </w:rPr>
        <w:t>Class 3</w:t>
      </w:r>
      <w:r w:rsidR="005912B9" w:rsidRPr="005912B9">
        <w:rPr>
          <w:rFonts w:ascii="Times New Roman" w:hAnsi="Times New Roman" w:cs="Times New Roman"/>
          <w:spacing w:val="-2"/>
          <w:sz w:val="21"/>
          <w:szCs w:val="21"/>
          <w:lang w:eastAsia="zh-CN"/>
        </w:rPr>
        <w:t>。相比之下，当</w:t>
      </w:r>
      <w:r w:rsidR="005912B9" w:rsidRPr="005912B9">
        <w:rPr>
          <w:rFonts w:ascii="Times New Roman" w:hAnsi="Times New Roman" w:cs="Times New Roman"/>
          <w:spacing w:val="-2"/>
          <w:sz w:val="21"/>
          <w:szCs w:val="21"/>
          <w:lang w:eastAsia="zh-CN"/>
        </w:rPr>
        <w:t>B8</w:t>
      </w:r>
      <w:r w:rsidR="005912B9" w:rsidRPr="005912B9">
        <w:rPr>
          <w:rFonts w:ascii="Times New Roman" w:hAnsi="Times New Roman" w:cs="Times New Roman"/>
          <w:spacing w:val="-2"/>
          <w:sz w:val="21"/>
          <w:szCs w:val="21"/>
          <w:lang w:eastAsia="zh-CN"/>
        </w:rPr>
        <w:t>作为测试试件时，</w:t>
      </w:r>
      <w:r w:rsidR="005912B9" w:rsidRPr="005912B9">
        <w:rPr>
          <w:rFonts w:ascii="Times New Roman" w:hAnsi="Times New Roman" w:cs="Times New Roman"/>
          <w:spacing w:val="-2"/>
          <w:sz w:val="21"/>
          <w:szCs w:val="21"/>
          <w:lang w:eastAsia="zh-CN"/>
        </w:rPr>
        <w:t>Class 1</w:t>
      </w:r>
      <w:r w:rsidR="005912B9" w:rsidRPr="005912B9">
        <w:rPr>
          <w:rFonts w:ascii="Times New Roman" w:hAnsi="Times New Roman" w:cs="Times New Roman"/>
          <w:spacing w:val="-2"/>
          <w:sz w:val="21"/>
          <w:szCs w:val="21"/>
          <w:lang w:eastAsia="zh-CN"/>
        </w:rPr>
        <w:t>和</w:t>
      </w:r>
      <w:r w:rsidR="005912B9" w:rsidRPr="005912B9">
        <w:rPr>
          <w:rFonts w:ascii="Times New Roman" w:hAnsi="Times New Roman" w:cs="Times New Roman"/>
          <w:spacing w:val="-2"/>
          <w:sz w:val="21"/>
          <w:szCs w:val="21"/>
          <w:lang w:eastAsia="zh-CN"/>
        </w:rPr>
        <w:t>Class 2</w:t>
      </w:r>
      <w:r w:rsidR="005912B9" w:rsidRPr="005912B9">
        <w:rPr>
          <w:rFonts w:ascii="Times New Roman" w:hAnsi="Times New Roman" w:cs="Times New Roman"/>
          <w:spacing w:val="-2"/>
          <w:sz w:val="21"/>
          <w:szCs w:val="21"/>
          <w:lang w:eastAsia="zh-CN"/>
        </w:rPr>
        <w:t>的召回率均达到</w:t>
      </w:r>
      <w:r w:rsidR="005912B9" w:rsidRPr="005912B9">
        <w:rPr>
          <w:rFonts w:ascii="Times New Roman" w:hAnsi="Times New Roman" w:cs="Times New Roman"/>
          <w:spacing w:val="-2"/>
          <w:sz w:val="21"/>
          <w:szCs w:val="21"/>
          <w:lang w:eastAsia="zh-CN"/>
        </w:rPr>
        <w:t>100%</w:t>
      </w:r>
      <w:r w:rsidR="005912B9" w:rsidRPr="005912B9">
        <w:rPr>
          <w:rFonts w:ascii="Times New Roman" w:hAnsi="Times New Roman" w:cs="Times New Roman"/>
          <w:spacing w:val="-2"/>
          <w:sz w:val="21"/>
          <w:szCs w:val="21"/>
          <w:lang w:eastAsia="zh-CN"/>
        </w:rPr>
        <w:t>，</w:t>
      </w:r>
      <w:r w:rsidR="005912B9" w:rsidRPr="005912B9">
        <w:rPr>
          <w:rFonts w:ascii="Times New Roman" w:hAnsi="Times New Roman" w:cs="Times New Roman"/>
          <w:spacing w:val="-2"/>
          <w:sz w:val="21"/>
          <w:szCs w:val="21"/>
          <w:lang w:eastAsia="zh-CN"/>
        </w:rPr>
        <w:t>Class 3</w:t>
      </w:r>
      <w:r w:rsidR="005912B9" w:rsidRPr="005912B9">
        <w:rPr>
          <w:rFonts w:ascii="Times New Roman" w:hAnsi="Times New Roman" w:cs="Times New Roman"/>
          <w:spacing w:val="-2"/>
          <w:sz w:val="21"/>
          <w:szCs w:val="21"/>
          <w:lang w:eastAsia="zh-CN"/>
        </w:rPr>
        <w:t>的召回率达到</w:t>
      </w:r>
      <w:r w:rsidR="005912B9" w:rsidRPr="005912B9">
        <w:rPr>
          <w:rFonts w:ascii="Times New Roman" w:hAnsi="Times New Roman" w:cs="Times New Roman"/>
          <w:spacing w:val="-2"/>
          <w:sz w:val="21"/>
          <w:szCs w:val="21"/>
          <w:lang w:eastAsia="zh-CN"/>
        </w:rPr>
        <w:t>92.9%</w:t>
      </w:r>
      <w:r w:rsidR="005912B9" w:rsidRPr="005912B9">
        <w:rPr>
          <w:rFonts w:ascii="Times New Roman" w:hAnsi="Times New Roman" w:cs="Times New Roman"/>
          <w:spacing w:val="-2"/>
          <w:sz w:val="21"/>
          <w:szCs w:val="21"/>
          <w:lang w:eastAsia="zh-CN"/>
        </w:rPr>
        <w:t>，仅有少量</w:t>
      </w:r>
      <w:r w:rsidR="005912B9" w:rsidRPr="005912B9">
        <w:rPr>
          <w:rFonts w:ascii="Times New Roman" w:hAnsi="Times New Roman" w:cs="Times New Roman"/>
          <w:spacing w:val="-2"/>
          <w:sz w:val="21"/>
          <w:szCs w:val="21"/>
          <w:lang w:eastAsia="zh-CN"/>
        </w:rPr>
        <w:t>Class 3</w:t>
      </w:r>
      <w:r w:rsidR="005912B9" w:rsidRPr="005912B9">
        <w:rPr>
          <w:rFonts w:ascii="Times New Roman" w:hAnsi="Times New Roman" w:cs="Times New Roman"/>
          <w:spacing w:val="-2"/>
          <w:sz w:val="21"/>
          <w:szCs w:val="21"/>
          <w:lang w:eastAsia="zh-CN"/>
        </w:rPr>
        <w:t>样本被误判为</w:t>
      </w:r>
      <w:r w:rsidR="005912B9" w:rsidRPr="005912B9">
        <w:rPr>
          <w:rFonts w:ascii="Times New Roman" w:hAnsi="Times New Roman" w:cs="Times New Roman"/>
          <w:spacing w:val="-2"/>
          <w:sz w:val="21"/>
          <w:szCs w:val="21"/>
          <w:lang w:eastAsia="zh-CN"/>
        </w:rPr>
        <w:t>Class 2</w:t>
      </w:r>
      <w:r w:rsidR="005912B9" w:rsidRPr="005912B9">
        <w:rPr>
          <w:rFonts w:ascii="Times New Roman" w:hAnsi="Times New Roman" w:cs="Times New Roman"/>
          <w:spacing w:val="-2"/>
          <w:sz w:val="21"/>
          <w:szCs w:val="21"/>
          <w:lang w:eastAsia="zh-CN"/>
        </w:rPr>
        <w:t>。由此可见，两轮跨试件验证呈现出明显的不对称性，其中</w:t>
      </w:r>
      <w:r w:rsidR="005912B9" w:rsidRPr="005912B9">
        <w:rPr>
          <w:rFonts w:ascii="Times New Roman" w:hAnsi="Times New Roman" w:cs="Times New Roman"/>
          <w:spacing w:val="-2"/>
          <w:sz w:val="21"/>
          <w:szCs w:val="21"/>
          <w:lang w:eastAsia="zh-CN"/>
        </w:rPr>
        <w:t>B7</w:t>
      </w:r>
      <w:r w:rsidR="005912B9" w:rsidRPr="005912B9">
        <w:rPr>
          <w:rFonts w:ascii="Times New Roman" w:hAnsi="Times New Roman" w:cs="Times New Roman"/>
          <w:spacing w:val="-2"/>
          <w:sz w:val="21"/>
          <w:szCs w:val="21"/>
          <w:lang w:eastAsia="zh-CN"/>
        </w:rPr>
        <w:t>训练得到的</w:t>
      </w:r>
      <w:r w:rsidR="005912B9" w:rsidRPr="005912B9">
        <w:rPr>
          <w:rFonts w:ascii="Times New Roman" w:hAnsi="Times New Roman" w:cs="Times New Roman"/>
          <w:spacing w:val="-2"/>
          <w:sz w:val="21"/>
          <w:szCs w:val="21"/>
          <w:lang w:eastAsia="zh-CN"/>
        </w:rPr>
        <w:t>MFCC</w:t>
      </w:r>
      <w:r w:rsidR="005912B9" w:rsidRPr="005912B9">
        <w:rPr>
          <w:rFonts w:ascii="Times New Roman" w:hAnsi="Times New Roman" w:cs="Times New Roman"/>
          <w:spacing w:val="-2"/>
          <w:sz w:val="21"/>
          <w:szCs w:val="21"/>
          <w:lang w:eastAsia="zh-CN"/>
        </w:rPr>
        <w:t>特征模式对</w:t>
      </w:r>
      <w:r w:rsidR="005912B9" w:rsidRPr="005912B9">
        <w:rPr>
          <w:rFonts w:ascii="Times New Roman" w:hAnsi="Times New Roman" w:cs="Times New Roman"/>
          <w:spacing w:val="-2"/>
          <w:sz w:val="21"/>
          <w:szCs w:val="21"/>
          <w:lang w:eastAsia="zh-CN"/>
        </w:rPr>
        <w:t>B8</w:t>
      </w:r>
      <w:r w:rsidR="005912B9" w:rsidRPr="005912B9">
        <w:rPr>
          <w:rFonts w:ascii="Times New Roman" w:hAnsi="Times New Roman" w:cs="Times New Roman"/>
          <w:spacing w:val="-2"/>
          <w:sz w:val="21"/>
          <w:szCs w:val="21"/>
          <w:lang w:eastAsia="zh-CN"/>
        </w:rPr>
        <w:t>具有较好的迁移识别能力，而</w:t>
      </w:r>
      <w:r w:rsidR="005912B9" w:rsidRPr="005912B9">
        <w:rPr>
          <w:rFonts w:ascii="Times New Roman" w:hAnsi="Times New Roman" w:cs="Times New Roman"/>
          <w:spacing w:val="-2"/>
          <w:sz w:val="21"/>
          <w:szCs w:val="21"/>
          <w:lang w:eastAsia="zh-CN"/>
        </w:rPr>
        <w:t>B8</w:t>
      </w:r>
      <w:r w:rsidR="005912B9" w:rsidRPr="005912B9">
        <w:rPr>
          <w:rFonts w:ascii="Times New Roman" w:hAnsi="Times New Roman" w:cs="Times New Roman"/>
          <w:spacing w:val="-2"/>
          <w:sz w:val="21"/>
          <w:szCs w:val="21"/>
          <w:lang w:eastAsia="zh-CN"/>
        </w:rPr>
        <w:t>训练模型对</w:t>
      </w:r>
      <w:r w:rsidR="005912B9" w:rsidRPr="005912B9">
        <w:rPr>
          <w:rFonts w:ascii="Times New Roman" w:hAnsi="Times New Roman" w:cs="Times New Roman"/>
          <w:spacing w:val="-2"/>
          <w:sz w:val="21"/>
          <w:szCs w:val="21"/>
          <w:lang w:eastAsia="zh-CN"/>
        </w:rPr>
        <w:t>B7</w:t>
      </w:r>
      <w:r w:rsidR="005912B9" w:rsidRPr="005912B9">
        <w:rPr>
          <w:rFonts w:ascii="Times New Roman" w:hAnsi="Times New Roman" w:cs="Times New Roman"/>
          <w:spacing w:val="-2"/>
          <w:sz w:val="21"/>
          <w:szCs w:val="21"/>
          <w:lang w:eastAsia="zh-CN"/>
        </w:rPr>
        <w:t>局部化扩展及失稳阶段的识别能力相对有限。</w:t>
      </w:r>
    </w:p>
    <w:p w14:paraId="4AB712E8" w14:textId="6AEAC808" w:rsidR="006C5B9F" w:rsidRDefault="006C5B9F" w:rsidP="006C5B9F">
      <w:pPr>
        <w:pStyle w:val="a3"/>
        <w:spacing w:before="37" w:line="274" w:lineRule="auto"/>
        <w:ind w:right="328"/>
        <w:jc w:val="center"/>
        <w:rPr>
          <w:rFonts w:ascii="Times New Roman" w:hAnsi="Times New Roman" w:cs="Times New Roman"/>
          <w:spacing w:val="-2"/>
          <w:sz w:val="21"/>
          <w:szCs w:val="21"/>
          <w:lang w:eastAsia="zh-CN"/>
        </w:rPr>
      </w:pPr>
      <w:r w:rsidRPr="006C5B9F">
        <w:rPr>
          <w:rFonts w:ascii="Times New Roman" w:hAnsi="Times New Roman" w:cs="Times New Roman"/>
          <w:noProof/>
          <w:spacing w:val="-2"/>
          <w:sz w:val="21"/>
          <w:szCs w:val="21"/>
          <w:lang w:eastAsia="zh-CN"/>
        </w:rPr>
        <w:lastRenderedPageBreak/>
        <w:drawing>
          <wp:inline distT="0" distB="0" distL="0" distR="0" wp14:anchorId="4C08CCA6" wp14:editId="22A3C6AF">
            <wp:extent cx="3308829" cy="2871981"/>
            <wp:effectExtent l="0" t="0" r="6350" b="5080"/>
            <wp:docPr id="6" name="图片 5">
              <a:extLst xmlns:a="http://schemas.openxmlformats.org/drawingml/2006/main">
                <a:ext uri="{FF2B5EF4-FFF2-40B4-BE49-F238E27FC236}">
                  <a16:creationId xmlns:a16="http://schemas.microsoft.com/office/drawing/2014/main" id="{BABDD947-1DC0-5428-3A27-D844CAA64B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BABDD947-1DC0-5428-3A27-D844CAA64B6C}"/>
                        </a:ext>
                      </a:extLst>
                    </pic:cNvPr>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308829" cy="2871981"/>
                    </a:xfrm>
                    <a:prstGeom prst="rect">
                      <a:avLst/>
                    </a:prstGeom>
                  </pic:spPr>
                </pic:pic>
              </a:graphicData>
            </a:graphic>
          </wp:inline>
        </w:drawing>
      </w:r>
    </w:p>
    <w:p w14:paraId="574FF8CD" w14:textId="1B4FEE3A" w:rsidR="006C5B9F" w:rsidRDefault="006C5B9F" w:rsidP="006C5B9F">
      <w:pPr>
        <w:pStyle w:val="a3"/>
        <w:spacing w:before="37" w:line="274" w:lineRule="auto"/>
        <w:ind w:right="328"/>
        <w:jc w:val="center"/>
        <w:rPr>
          <w:rFonts w:ascii="Times New Roman" w:hAnsi="Times New Roman" w:cs="Times New Roman"/>
          <w:spacing w:val="-2"/>
          <w:sz w:val="21"/>
          <w:szCs w:val="21"/>
          <w:lang w:eastAsia="zh-CN"/>
        </w:rPr>
      </w:pPr>
      <w:r w:rsidRPr="006C5B9F">
        <w:rPr>
          <w:rFonts w:ascii="Times New Roman" w:hAnsi="Times New Roman" w:cs="Times New Roman"/>
          <w:spacing w:val="-2"/>
          <w:sz w:val="21"/>
          <w:szCs w:val="21"/>
          <w:lang w:eastAsia="zh-CN"/>
        </w:rPr>
        <w:t>图</w:t>
      </w:r>
      <w:r w:rsidRPr="006C5B9F">
        <w:rPr>
          <w:rFonts w:ascii="Times New Roman" w:hAnsi="Times New Roman" w:cs="Times New Roman"/>
          <w:spacing w:val="-2"/>
          <w:sz w:val="21"/>
          <w:szCs w:val="21"/>
          <w:lang w:eastAsia="zh-CN"/>
        </w:rPr>
        <w:t xml:space="preserve">12 </w:t>
      </w:r>
      <w:r w:rsidRPr="006C5B9F">
        <w:rPr>
          <w:rFonts w:ascii="Times New Roman" w:hAnsi="Times New Roman" w:cs="Times New Roman"/>
          <w:spacing w:val="-2"/>
          <w:sz w:val="21"/>
          <w:szCs w:val="21"/>
          <w:lang w:eastAsia="zh-CN"/>
        </w:rPr>
        <w:t>跨试件</w:t>
      </w:r>
      <w:r w:rsidRPr="006C5B9F">
        <w:rPr>
          <w:rFonts w:ascii="Times New Roman" w:hAnsi="Times New Roman" w:cs="Times New Roman"/>
          <w:spacing w:val="-2"/>
          <w:sz w:val="21"/>
          <w:szCs w:val="21"/>
          <w:lang w:eastAsia="zh-CN"/>
        </w:rPr>
        <w:t>SVM</w:t>
      </w:r>
      <w:r w:rsidRPr="006C5B9F">
        <w:rPr>
          <w:rFonts w:ascii="Times New Roman" w:hAnsi="Times New Roman" w:cs="Times New Roman"/>
          <w:spacing w:val="-2"/>
          <w:sz w:val="21"/>
          <w:szCs w:val="21"/>
          <w:lang w:eastAsia="zh-CN"/>
        </w:rPr>
        <w:t>总体归一化混淆矩阵</w:t>
      </w:r>
    </w:p>
    <w:p w14:paraId="77E79370" w14:textId="77777777" w:rsidR="005912B9" w:rsidRDefault="005912B9" w:rsidP="006C5B9F">
      <w:pPr>
        <w:pStyle w:val="a3"/>
        <w:spacing w:before="37" w:line="274" w:lineRule="auto"/>
        <w:ind w:left="21" w:right="328" w:firstLine="420"/>
        <w:jc w:val="both"/>
        <w:rPr>
          <w:rFonts w:ascii="Times New Roman" w:hAnsi="Times New Roman" w:cs="Times New Roman"/>
          <w:spacing w:val="-2"/>
          <w:sz w:val="21"/>
          <w:szCs w:val="21"/>
          <w:lang w:eastAsia="zh-CN"/>
        </w:rPr>
      </w:pPr>
      <w:r w:rsidRPr="005912B9">
        <w:rPr>
          <w:rFonts w:ascii="Times New Roman" w:hAnsi="Times New Roman" w:cs="Times New Roman"/>
          <w:spacing w:val="-2"/>
          <w:sz w:val="21"/>
          <w:szCs w:val="21"/>
          <w:lang w:eastAsia="zh-CN"/>
        </w:rPr>
        <w:t>综合两轮跨试件预测结果，总体混淆矩阵表明，</w:t>
      </w:r>
      <w:r w:rsidRPr="005912B9">
        <w:rPr>
          <w:rFonts w:ascii="Times New Roman" w:hAnsi="Times New Roman" w:cs="Times New Roman"/>
          <w:spacing w:val="-2"/>
          <w:sz w:val="21"/>
          <w:szCs w:val="21"/>
          <w:lang w:eastAsia="zh-CN"/>
        </w:rPr>
        <w:t>Class 1</w:t>
      </w:r>
      <w:r w:rsidRPr="005912B9">
        <w:rPr>
          <w:rFonts w:ascii="Times New Roman" w:hAnsi="Times New Roman" w:cs="Times New Roman"/>
          <w:spacing w:val="-2"/>
          <w:sz w:val="21"/>
          <w:szCs w:val="21"/>
          <w:lang w:eastAsia="zh-CN"/>
        </w:rPr>
        <w:t>、</w:t>
      </w:r>
      <w:r w:rsidRPr="005912B9">
        <w:rPr>
          <w:rFonts w:ascii="Times New Roman" w:hAnsi="Times New Roman" w:cs="Times New Roman"/>
          <w:spacing w:val="-2"/>
          <w:sz w:val="21"/>
          <w:szCs w:val="21"/>
          <w:lang w:eastAsia="zh-CN"/>
        </w:rPr>
        <w:t>Class 2</w:t>
      </w:r>
      <w:r w:rsidRPr="005912B9">
        <w:rPr>
          <w:rFonts w:ascii="Times New Roman" w:hAnsi="Times New Roman" w:cs="Times New Roman"/>
          <w:spacing w:val="-2"/>
          <w:sz w:val="21"/>
          <w:szCs w:val="21"/>
          <w:lang w:eastAsia="zh-CN"/>
        </w:rPr>
        <w:t>和</w:t>
      </w:r>
      <w:r w:rsidRPr="005912B9">
        <w:rPr>
          <w:rFonts w:ascii="Times New Roman" w:hAnsi="Times New Roman" w:cs="Times New Roman"/>
          <w:spacing w:val="-2"/>
          <w:sz w:val="21"/>
          <w:szCs w:val="21"/>
          <w:lang w:eastAsia="zh-CN"/>
        </w:rPr>
        <w:t>Class 3</w:t>
      </w:r>
      <w:r w:rsidRPr="005912B9">
        <w:rPr>
          <w:rFonts w:ascii="Times New Roman" w:hAnsi="Times New Roman" w:cs="Times New Roman"/>
          <w:spacing w:val="-2"/>
          <w:sz w:val="21"/>
          <w:szCs w:val="21"/>
          <w:lang w:eastAsia="zh-CN"/>
        </w:rPr>
        <w:t>的召回率分别为</w:t>
      </w:r>
      <w:r w:rsidRPr="005912B9">
        <w:rPr>
          <w:rFonts w:ascii="Times New Roman" w:hAnsi="Times New Roman" w:cs="Times New Roman"/>
          <w:spacing w:val="-2"/>
          <w:sz w:val="21"/>
          <w:szCs w:val="21"/>
          <w:lang w:eastAsia="zh-CN"/>
        </w:rPr>
        <w:t>97.3%</w:t>
      </w:r>
      <w:r w:rsidRPr="005912B9">
        <w:rPr>
          <w:rFonts w:ascii="Times New Roman" w:hAnsi="Times New Roman" w:cs="Times New Roman"/>
          <w:spacing w:val="-2"/>
          <w:sz w:val="21"/>
          <w:szCs w:val="21"/>
          <w:lang w:eastAsia="zh-CN"/>
        </w:rPr>
        <w:t>、</w:t>
      </w:r>
      <w:r w:rsidRPr="005912B9">
        <w:rPr>
          <w:rFonts w:ascii="Times New Roman" w:hAnsi="Times New Roman" w:cs="Times New Roman"/>
          <w:spacing w:val="-2"/>
          <w:sz w:val="21"/>
          <w:szCs w:val="21"/>
          <w:lang w:eastAsia="zh-CN"/>
        </w:rPr>
        <w:t>42.9%</w:t>
      </w:r>
      <w:r w:rsidRPr="005912B9">
        <w:rPr>
          <w:rFonts w:ascii="Times New Roman" w:hAnsi="Times New Roman" w:cs="Times New Roman"/>
          <w:spacing w:val="-2"/>
          <w:sz w:val="21"/>
          <w:szCs w:val="21"/>
          <w:lang w:eastAsia="zh-CN"/>
        </w:rPr>
        <w:t>和</w:t>
      </w:r>
      <w:r w:rsidRPr="005912B9">
        <w:rPr>
          <w:rFonts w:ascii="Times New Roman" w:hAnsi="Times New Roman" w:cs="Times New Roman"/>
          <w:spacing w:val="-2"/>
          <w:sz w:val="21"/>
          <w:szCs w:val="21"/>
          <w:lang w:eastAsia="zh-CN"/>
        </w:rPr>
        <w:t>83.3%</w:t>
      </w:r>
      <w:r w:rsidRPr="005912B9">
        <w:rPr>
          <w:rFonts w:ascii="Times New Roman" w:hAnsi="Times New Roman" w:cs="Times New Roman"/>
          <w:spacing w:val="-2"/>
          <w:sz w:val="21"/>
          <w:szCs w:val="21"/>
          <w:lang w:eastAsia="zh-CN"/>
        </w:rPr>
        <w:t>。其中，</w:t>
      </w:r>
      <w:r w:rsidRPr="005912B9">
        <w:rPr>
          <w:rFonts w:ascii="Times New Roman" w:hAnsi="Times New Roman" w:cs="Times New Roman"/>
          <w:spacing w:val="-2"/>
          <w:sz w:val="21"/>
          <w:szCs w:val="21"/>
          <w:lang w:eastAsia="zh-CN"/>
        </w:rPr>
        <w:t>Class 1</w:t>
      </w:r>
      <w:r w:rsidRPr="005912B9">
        <w:rPr>
          <w:rFonts w:ascii="Times New Roman" w:hAnsi="Times New Roman" w:cs="Times New Roman"/>
          <w:spacing w:val="-2"/>
          <w:sz w:val="21"/>
          <w:szCs w:val="21"/>
          <w:lang w:eastAsia="zh-CN"/>
        </w:rPr>
        <w:t>仅有</w:t>
      </w:r>
      <w:r w:rsidRPr="005912B9">
        <w:rPr>
          <w:rFonts w:ascii="Times New Roman" w:hAnsi="Times New Roman" w:cs="Times New Roman"/>
          <w:spacing w:val="-2"/>
          <w:sz w:val="21"/>
          <w:szCs w:val="21"/>
          <w:lang w:eastAsia="zh-CN"/>
        </w:rPr>
        <w:t>2.7%</w:t>
      </w:r>
      <w:r w:rsidRPr="005912B9">
        <w:rPr>
          <w:rFonts w:ascii="Times New Roman" w:hAnsi="Times New Roman" w:cs="Times New Roman"/>
          <w:spacing w:val="-2"/>
          <w:sz w:val="21"/>
          <w:szCs w:val="21"/>
          <w:lang w:eastAsia="zh-CN"/>
        </w:rPr>
        <w:t>的样本被误判为</w:t>
      </w:r>
      <w:r w:rsidRPr="005912B9">
        <w:rPr>
          <w:rFonts w:ascii="Times New Roman" w:hAnsi="Times New Roman" w:cs="Times New Roman"/>
          <w:spacing w:val="-2"/>
          <w:sz w:val="21"/>
          <w:szCs w:val="21"/>
          <w:lang w:eastAsia="zh-CN"/>
        </w:rPr>
        <w:t>Class 3</w:t>
      </w:r>
      <w:r w:rsidRPr="005912B9">
        <w:rPr>
          <w:rFonts w:ascii="Times New Roman" w:hAnsi="Times New Roman" w:cs="Times New Roman"/>
          <w:spacing w:val="-2"/>
          <w:sz w:val="21"/>
          <w:szCs w:val="21"/>
          <w:lang w:eastAsia="zh-CN"/>
        </w:rPr>
        <w:t>，说明分散变形阶段具有较为稳定且易于区分的</w:t>
      </w:r>
      <w:r w:rsidRPr="005912B9">
        <w:rPr>
          <w:rFonts w:ascii="Times New Roman" w:hAnsi="Times New Roman" w:cs="Times New Roman"/>
          <w:spacing w:val="-2"/>
          <w:sz w:val="21"/>
          <w:szCs w:val="21"/>
          <w:lang w:eastAsia="zh-CN"/>
        </w:rPr>
        <w:t>MFCC</w:t>
      </w:r>
      <w:r w:rsidRPr="005912B9">
        <w:rPr>
          <w:rFonts w:ascii="Times New Roman" w:hAnsi="Times New Roman" w:cs="Times New Roman"/>
          <w:spacing w:val="-2"/>
          <w:sz w:val="21"/>
          <w:szCs w:val="21"/>
          <w:lang w:eastAsia="zh-CN"/>
        </w:rPr>
        <w:t>特征；</w:t>
      </w:r>
      <w:r w:rsidRPr="005912B9">
        <w:rPr>
          <w:rFonts w:ascii="Times New Roman" w:hAnsi="Times New Roman" w:cs="Times New Roman"/>
          <w:spacing w:val="-2"/>
          <w:sz w:val="21"/>
          <w:szCs w:val="21"/>
          <w:lang w:eastAsia="zh-CN"/>
        </w:rPr>
        <w:t>Class 3</w:t>
      </w:r>
      <w:r w:rsidRPr="005912B9">
        <w:rPr>
          <w:rFonts w:ascii="Times New Roman" w:hAnsi="Times New Roman" w:cs="Times New Roman"/>
          <w:spacing w:val="-2"/>
          <w:sz w:val="21"/>
          <w:szCs w:val="21"/>
          <w:lang w:eastAsia="zh-CN"/>
        </w:rPr>
        <w:t>同样表现出较好的识别效果，但仍有</w:t>
      </w:r>
      <w:r w:rsidRPr="005912B9">
        <w:rPr>
          <w:rFonts w:ascii="Times New Roman" w:hAnsi="Times New Roman" w:cs="Times New Roman"/>
          <w:spacing w:val="-2"/>
          <w:sz w:val="21"/>
          <w:szCs w:val="21"/>
          <w:lang w:eastAsia="zh-CN"/>
        </w:rPr>
        <w:t>11.1%</w:t>
      </w:r>
      <w:r w:rsidRPr="005912B9">
        <w:rPr>
          <w:rFonts w:ascii="Times New Roman" w:hAnsi="Times New Roman" w:cs="Times New Roman"/>
          <w:spacing w:val="-2"/>
          <w:sz w:val="21"/>
          <w:szCs w:val="21"/>
          <w:lang w:eastAsia="zh-CN"/>
        </w:rPr>
        <w:t>和</w:t>
      </w:r>
      <w:r w:rsidRPr="005912B9">
        <w:rPr>
          <w:rFonts w:ascii="Times New Roman" w:hAnsi="Times New Roman" w:cs="Times New Roman"/>
          <w:spacing w:val="-2"/>
          <w:sz w:val="21"/>
          <w:szCs w:val="21"/>
          <w:lang w:eastAsia="zh-CN"/>
        </w:rPr>
        <w:t>5.6%</w:t>
      </w:r>
      <w:r w:rsidRPr="005912B9">
        <w:rPr>
          <w:rFonts w:ascii="Times New Roman" w:hAnsi="Times New Roman" w:cs="Times New Roman"/>
          <w:spacing w:val="-2"/>
          <w:sz w:val="21"/>
          <w:szCs w:val="21"/>
          <w:lang w:eastAsia="zh-CN"/>
        </w:rPr>
        <w:t>的样本分别被误判为</w:t>
      </w:r>
      <w:r w:rsidRPr="005912B9">
        <w:rPr>
          <w:rFonts w:ascii="Times New Roman" w:hAnsi="Times New Roman" w:cs="Times New Roman"/>
          <w:spacing w:val="-2"/>
          <w:sz w:val="21"/>
          <w:szCs w:val="21"/>
          <w:lang w:eastAsia="zh-CN"/>
        </w:rPr>
        <w:t>Class 1</w:t>
      </w:r>
      <w:r w:rsidRPr="005912B9">
        <w:rPr>
          <w:rFonts w:ascii="Times New Roman" w:hAnsi="Times New Roman" w:cs="Times New Roman"/>
          <w:spacing w:val="-2"/>
          <w:sz w:val="21"/>
          <w:szCs w:val="21"/>
          <w:lang w:eastAsia="zh-CN"/>
        </w:rPr>
        <w:t>和</w:t>
      </w:r>
      <w:r w:rsidRPr="005912B9">
        <w:rPr>
          <w:rFonts w:ascii="Times New Roman" w:hAnsi="Times New Roman" w:cs="Times New Roman"/>
          <w:spacing w:val="-2"/>
          <w:sz w:val="21"/>
          <w:szCs w:val="21"/>
          <w:lang w:eastAsia="zh-CN"/>
        </w:rPr>
        <w:t>Class 2</w:t>
      </w:r>
      <w:r w:rsidRPr="005912B9">
        <w:rPr>
          <w:rFonts w:ascii="Times New Roman" w:hAnsi="Times New Roman" w:cs="Times New Roman"/>
          <w:spacing w:val="-2"/>
          <w:sz w:val="21"/>
          <w:szCs w:val="21"/>
          <w:lang w:eastAsia="zh-CN"/>
        </w:rPr>
        <w:t>。相比之下，</w:t>
      </w:r>
      <w:r w:rsidRPr="005912B9">
        <w:rPr>
          <w:rFonts w:ascii="Times New Roman" w:hAnsi="Times New Roman" w:cs="Times New Roman"/>
          <w:spacing w:val="-2"/>
          <w:sz w:val="21"/>
          <w:szCs w:val="21"/>
          <w:lang w:eastAsia="zh-CN"/>
        </w:rPr>
        <w:t>Class 2</w:t>
      </w:r>
      <w:r w:rsidRPr="005912B9">
        <w:rPr>
          <w:rFonts w:ascii="Times New Roman" w:hAnsi="Times New Roman" w:cs="Times New Roman"/>
          <w:spacing w:val="-2"/>
          <w:sz w:val="21"/>
          <w:szCs w:val="21"/>
          <w:lang w:eastAsia="zh-CN"/>
        </w:rPr>
        <w:t>仅有</w:t>
      </w:r>
      <w:r w:rsidRPr="005912B9">
        <w:rPr>
          <w:rFonts w:ascii="Times New Roman" w:hAnsi="Times New Roman" w:cs="Times New Roman"/>
          <w:spacing w:val="-2"/>
          <w:sz w:val="21"/>
          <w:szCs w:val="21"/>
          <w:lang w:eastAsia="zh-CN"/>
        </w:rPr>
        <w:t>42.9%</w:t>
      </w:r>
      <w:r w:rsidRPr="005912B9">
        <w:rPr>
          <w:rFonts w:ascii="Times New Roman" w:hAnsi="Times New Roman" w:cs="Times New Roman"/>
          <w:spacing w:val="-2"/>
          <w:sz w:val="21"/>
          <w:szCs w:val="21"/>
          <w:lang w:eastAsia="zh-CN"/>
        </w:rPr>
        <w:t>的样本得到正确识别，其余</w:t>
      </w:r>
      <w:r w:rsidRPr="005912B9">
        <w:rPr>
          <w:rFonts w:ascii="Times New Roman" w:hAnsi="Times New Roman" w:cs="Times New Roman"/>
          <w:spacing w:val="-2"/>
          <w:sz w:val="21"/>
          <w:szCs w:val="21"/>
          <w:lang w:eastAsia="zh-CN"/>
        </w:rPr>
        <w:t>57.1%</w:t>
      </w:r>
      <w:r w:rsidRPr="005912B9">
        <w:rPr>
          <w:rFonts w:ascii="Times New Roman" w:hAnsi="Times New Roman" w:cs="Times New Roman"/>
          <w:spacing w:val="-2"/>
          <w:sz w:val="21"/>
          <w:szCs w:val="21"/>
          <w:lang w:eastAsia="zh-CN"/>
        </w:rPr>
        <w:t>被判定为</w:t>
      </w:r>
      <w:r w:rsidRPr="005912B9">
        <w:rPr>
          <w:rFonts w:ascii="Times New Roman" w:hAnsi="Times New Roman" w:cs="Times New Roman"/>
          <w:spacing w:val="-2"/>
          <w:sz w:val="21"/>
          <w:szCs w:val="21"/>
          <w:lang w:eastAsia="zh-CN"/>
        </w:rPr>
        <w:t>Class 3</w:t>
      </w:r>
      <w:r w:rsidRPr="005912B9">
        <w:rPr>
          <w:rFonts w:ascii="Times New Roman" w:hAnsi="Times New Roman" w:cs="Times New Roman"/>
          <w:spacing w:val="-2"/>
          <w:sz w:val="21"/>
          <w:szCs w:val="21"/>
          <w:lang w:eastAsia="zh-CN"/>
        </w:rPr>
        <w:t>，表明应变局部化形成与扩展阶段是当前模型最难识别的断裂状态。</w:t>
      </w:r>
    </w:p>
    <w:p w14:paraId="45B3B526" w14:textId="5E091240" w:rsidR="006C5B9F" w:rsidRDefault="005912B9" w:rsidP="006C5B9F">
      <w:pPr>
        <w:pStyle w:val="a3"/>
        <w:spacing w:before="37" w:line="274" w:lineRule="auto"/>
        <w:ind w:left="21" w:right="328" w:firstLine="420"/>
        <w:jc w:val="both"/>
        <w:rPr>
          <w:rFonts w:ascii="Times New Roman" w:hAnsi="Times New Roman" w:cs="Times New Roman"/>
          <w:spacing w:val="-2"/>
          <w:sz w:val="21"/>
          <w:szCs w:val="21"/>
          <w:lang w:eastAsia="zh-CN"/>
        </w:rPr>
      </w:pPr>
      <w:r w:rsidRPr="005912B9">
        <w:rPr>
          <w:rFonts w:ascii="Times New Roman" w:hAnsi="Times New Roman" w:cs="Times New Roman"/>
          <w:spacing w:val="-2"/>
          <w:sz w:val="21"/>
          <w:szCs w:val="21"/>
          <w:lang w:eastAsia="zh-CN"/>
        </w:rPr>
        <w:t>Class 2</w:t>
      </w:r>
      <w:r w:rsidRPr="005912B9">
        <w:rPr>
          <w:rFonts w:ascii="Times New Roman" w:hAnsi="Times New Roman" w:cs="Times New Roman"/>
          <w:spacing w:val="-2"/>
          <w:sz w:val="21"/>
          <w:szCs w:val="21"/>
          <w:lang w:eastAsia="zh-CN"/>
        </w:rPr>
        <w:t>识别性能较低主要与其过渡阶段属性及类别不平衡有关。应变局部化形成与扩展阶段处于分散变形向贯通失稳转变的中间过程，其</w:t>
      </w:r>
      <w:r w:rsidRPr="005912B9">
        <w:rPr>
          <w:rFonts w:ascii="Times New Roman" w:hAnsi="Times New Roman" w:cs="Times New Roman"/>
          <w:spacing w:val="-2"/>
          <w:sz w:val="21"/>
          <w:szCs w:val="21"/>
          <w:lang w:eastAsia="zh-CN"/>
        </w:rPr>
        <w:t>MFCC</w:t>
      </w:r>
      <w:r w:rsidRPr="005912B9">
        <w:rPr>
          <w:rFonts w:ascii="Times New Roman" w:hAnsi="Times New Roman" w:cs="Times New Roman"/>
          <w:spacing w:val="-2"/>
          <w:sz w:val="21"/>
          <w:szCs w:val="21"/>
          <w:lang w:eastAsia="zh-CN"/>
        </w:rPr>
        <w:t>特征可能同时包含相邻阶段的部分频谱特征，因此在特征空间中与</w:t>
      </w:r>
      <w:r w:rsidRPr="005912B9">
        <w:rPr>
          <w:rFonts w:ascii="Times New Roman" w:hAnsi="Times New Roman" w:cs="Times New Roman"/>
          <w:spacing w:val="-2"/>
          <w:sz w:val="21"/>
          <w:szCs w:val="21"/>
          <w:lang w:eastAsia="zh-CN"/>
        </w:rPr>
        <w:t>Class 3</w:t>
      </w:r>
      <w:r w:rsidRPr="005912B9">
        <w:rPr>
          <w:rFonts w:ascii="Times New Roman" w:hAnsi="Times New Roman" w:cs="Times New Roman"/>
          <w:spacing w:val="-2"/>
          <w:sz w:val="21"/>
          <w:szCs w:val="21"/>
          <w:lang w:eastAsia="zh-CN"/>
        </w:rPr>
        <w:t>存在一定重叠。此外，从总体混淆矩阵可知，实际参与跨试件预测的</w:t>
      </w:r>
      <w:r w:rsidRPr="005912B9">
        <w:rPr>
          <w:rFonts w:ascii="Times New Roman" w:hAnsi="Times New Roman" w:cs="Times New Roman"/>
          <w:spacing w:val="-2"/>
          <w:sz w:val="21"/>
          <w:szCs w:val="21"/>
          <w:lang w:eastAsia="zh-CN"/>
        </w:rPr>
        <w:t>Class 1</w:t>
      </w:r>
      <w:r w:rsidRPr="005912B9">
        <w:rPr>
          <w:rFonts w:ascii="Times New Roman" w:hAnsi="Times New Roman" w:cs="Times New Roman"/>
          <w:spacing w:val="-2"/>
          <w:sz w:val="21"/>
          <w:szCs w:val="21"/>
          <w:lang w:eastAsia="zh-CN"/>
        </w:rPr>
        <w:t>、</w:t>
      </w:r>
      <w:r w:rsidRPr="005912B9">
        <w:rPr>
          <w:rFonts w:ascii="Times New Roman" w:hAnsi="Times New Roman" w:cs="Times New Roman"/>
          <w:spacing w:val="-2"/>
          <w:sz w:val="21"/>
          <w:szCs w:val="21"/>
          <w:lang w:eastAsia="zh-CN"/>
        </w:rPr>
        <w:t>Class 2</w:t>
      </w:r>
      <w:r w:rsidRPr="005912B9">
        <w:rPr>
          <w:rFonts w:ascii="Times New Roman" w:hAnsi="Times New Roman" w:cs="Times New Roman"/>
          <w:spacing w:val="-2"/>
          <w:sz w:val="21"/>
          <w:szCs w:val="21"/>
          <w:lang w:eastAsia="zh-CN"/>
        </w:rPr>
        <w:t>和</w:t>
      </w:r>
      <w:r w:rsidRPr="005912B9">
        <w:rPr>
          <w:rFonts w:ascii="Times New Roman" w:hAnsi="Times New Roman" w:cs="Times New Roman"/>
          <w:spacing w:val="-2"/>
          <w:sz w:val="21"/>
          <w:szCs w:val="21"/>
          <w:lang w:eastAsia="zh-CN"/>
        </w:rPr>
        <w:t>Class 3</w:t>
      </w:r>
      <w:r w:rsidRPr="005912B9">
        <w:rPr>
          <w:rFonts w:ascii="Times New Roman" w:hAnsi="Times New Roman" w:cs="Times New Roman"/>
          <w:spacing w:val="-2"/>
          <w:sz w:val="21"/>
          <w:szCs w:val="21"/>
          <w:lang w:eastAsia="zh-CN"/>
        </w:rPr>
        <w:t>样本数分别为</w:t>
      </w:r>
      <w:r w:rsidRPr="005912B9">
        <w:rPr>
          <w:rFonts w:ascii="Times New Roman" w:hAnsi="Times New Roman" w:cs="Times New Roman"/>
          <w:spacing w:val="-2"/>
          <w:sz w:val="21"/>
          <w:szCs w:val="21"/>
          <w:lang w:eastAsia="zh-CN"/>
        </w:rPr>
        <w:t>222</w:t>
      </w:r>
      <w:r w:rsidRPr="005912B9">
        <w:rPr>
          <w:rFonts w:ascii="Times New Roman" w:hAnsi="Times New Roman" w:cs="Times New Roman"/>
          <w:spacing w:val="-2"/>
          <w:sz w:val="21"/>
          <w:szCs w:val="21"/>
          <w:lang w:eastAsia="zh-CN"/>
        </w:rPr>
        <w:t>、</w:t>
      </w:r>
      <w:r w:rsidRPr="005912B9">
        <w:rPr>
          <w:rFonts w:ascii="Times New Roman" w:hAnsi="Times New Roman" w:cs="Times New Roman"/>
          <w:spacing w:val="-2"/>
          <w:sz w:val="21"/>
          <w:szCs w:val="21"/>
          <w:lang w:eastAsia="zh-CN"/>
        </w:rPr>
        <w:t>14</w:t>
      </w:r>
      <w:r w:rsidRPr="005912B9">
        <w:rPr>
          <w:rFonts w:ascii="Times New Roman" w:hAnsi="Times New Roman" w:cs="Times New Roman"/>
          <w:spacing w:val="-2"/>
          <w:sz w:val="21"/>
          <w:szCs w:val="21"/>
          <w:lang w:eastAsia="zh-CN"/>
        </w:rPr>
        <w:t>和</w:t>
      </w:r>
      <w:r w:rsidRPr="005912B9">
        <w:rPr>
          <w:rFonts w:ascii="Times New Roman" w:hAnsi="Times New Roman" w:cs="Times New Roman"/>
          <w:spacing w:val="-2"/>
          <w:sz w:val="21"/>
          <w:szCs w:val="21"/>
          <w:lang w:eastAsia="zh-CN"/>
        </w:rPr>
        <w:t>54</w:t>
      </w:r>
      <w:r w:rsidRPr="005912B9">
        <w:rPr>
          <w:rFonts w:ascii="Times New Roman" w:hAnsi="Times New Roman" w:cs="Times New Roman"/>
          <w:spacing w:val="-2"/>
          <w:sz w:val="21"/>
          <w:szCs w:val="21"/>
          <w:lang w:eastAsia="zh-CN"/>
        </w:rPr>
        <w:t>，</w:t>
      </w:r>
      <w:r w:rsidRPr="005912B9">
        <w:rPr>
          <w:rFonts w:ascii="Times New Roman" w:hAnsi="Times New Roman" w:cs="Times New Roman"/>
          <w:spacing w:val="-2"/>
          <w:sz w:val="21"/>
          <w:szCs w:val="21"/>
          <w:lang w:eastAsia="zh-CN"/>
        </w:rPr>
        <w:t>Class 2</w:t>
      </w:r>
      <w:r w:rsidRPr="005912B9">
        <w:rPr>
          <w:rFonts w:ascii="Times New Roman" w:hAnsi="Times New Roman" w:cs="Times New Roman"/>
          <w:spacing w:val="-2"/>
          <w:sz w:val="21"/>
          <w:szCs w:val="21"/>
          <w:lang w:eastAsia="zh-CN"/>
        </w:rPr>
        <w:t>样本数量明显偏少，限制了模型对该阶段特征分布的充分学习。因此，</w:t>
      </w:r>
      <w:r w:rsidRPr="005912B9">
        <w:rPr>
          <w:rFonts w:ascii="Times New Roman" w:hAnsi="Times New Roman" w:cs="Times New Roman"/>
          <w:spacing w:val="-2"/>
          <w:sz w:val="21"/>
          <w:szCs w:val="21"/>
          <w:lang w:eastAsia="zh-CN"/>
        </w:rPr>
        <w:t>Class 2</w:t>
      </w:r>
      <w:r w:rsidRPr="005912B9">
        <w:rPr>
          <w:rFonts w:ascii="Times New Roman" w:hAnsi="Times New Roman" w:cs="Times New Roman"/>
          <w:spacing w:val="-2"/>
          <w:sz w:val="21"/>
          <w:szCs w:val="21"/>
          <w:lang w:eastAsia="zh-CN"/>
        </w:rPr>
        <w:t>当前识别结果具有较大的样本敏感性，后续仍需增加试件数量及局部化扩展阶段的有效样本进行进一步验证</w:t>
      </w:r>
      <w:r w:rsidR="006C5B9F" w:rsidRPr="006C5B9F">
        <w:rPr>
          <w:rFonts w:ascii="Times New Roman" w:hAnsi="Times New Roman" w:cs="Times New Roman"/>
          <w:spacing w:val="-2"/>
          <w:sz w:val="21"/>
          <w:szCs w:val="21"/>
          <w:lang w:eastAsia="zh-CN"/>
        </w:rPr>
        <w:t>。</w:t>
      </w:r>
    </w:p>
    <w:p w14:paraId="16031FC4" w14:textId="53AC2781" w:rsidR="006C5B9F" w:rsidRPr="006C5B9F" w:rsidRDefault="006C5B9F" w:rsidP="006C5B9F">
      <w:pPr>
        <w:pStyle w:val="a3"/>
        <w:spacing w:before="37" w:line="274" w:lineRule="auto"/>
        <w:ind w:left="21" w:right="328" w:firstLine="420"/>
        <w:jc w:val="both"/>
        <w:rPr>
          <w:rFonts w:ascii="Times New Roman" w:hAnsi="Times New Roman" w:cs="Times New Roman"/>
          <w:spacing w:val="-2"/>
          <w:sz w:val="21"/>
          <w:szCs w:val="21"/>
          <w:lang w:eastAsia="zh-CN"/>
        </w:rPr>
      </w:pPr>
      <w:r w:rsidRPr="006C5B9F">
        <w:rPr>
          <w:rFonts w:ascii="Times New Roman" w:hAnsi="Times New Roman" w:cs="Times New Roman"/>
          <w:spacing w:val="-2"/>
          <w:sz w:val="21"/>
          <w:szCs w:val="21"/>
          <w:lang w:eastAsia="zh-CN"/>
        </w:rPr>
        <w:t>综合上述结果可以看出，基于</w:t>
      </w:r>
      <w:r w:rsidRPr="006C5B9F">
        <w:rPr>
          <w:rFonts w:ascii="Times New Roman" w:hAnsi="Times New Roman" w:cs="Times New Roman"/>
          <w:spacing w:val="-2"/>
          <w:sz w:val="21"/>
          <w:szCs w:val="21"/>
          <w:lang w:eastAsia="zh-CN"/>
        </w:rPr>
        <w:t>12</w:t>
      </w:r>
      <w:r w:rsidRPr="006C5B9F">
        <w:rPr>
          <w:rFonts w:ascii="Times New Roman" w:hAnsi="Times New Roman" w:cs="Times New Roman"/>
          <w:spacing w:val="-2"/>
          <w:sz w:val="21"/>
          <w:szCs w:val="21"/>
          <w:lang w:eastAsia="zh-CN"/>
        </w:rPr>
        <w:t>阶</w:t>
      </w:r>
      <w:r w:rsidRPr="006C5B9F">
        <w:rPr>
          <w:rFonts w:ascii="Times New Roman" w:hAnsi="Times New Roman" w:cs="Times New Roman"/>
          <w:spacing w:val="-2"/>
          <w:sz w:val="21"/>
          <w:szCs w:val="21"/>
          <w:lang w:eastAsia="zh-CN"/>
        </w:rPr>
        <w:t>MFCC</w:t>
      </w:r>
      <w:r w:rsidRPr="006C5B9F">
        <w:rPr>
          <w:rFonts w:ascii="Times New Roman" w:hAnsi="Times New Roman" w:cs="Times New Roman"/>
          <w:spacing w:val="-2"/>
          <w:sz w:val="21"/>
          <w:szCs w:val="21"/>
          <w:lang w:eastAsia="zh-CN"/>
        </w:rPr>
        <w:t>特征向量的线性</w:t>
      </w:r>
      <w:r w:rsidRPr="006C5B9F">
        <w:rPr>
          <w:rFonts w:ascii="Times New Roman" w:hAnsi="Times New Roman" w:cs="Times New Roman"/>
          <w:spacing w:val="-2"/>
          <w:sz w:val="21"/>
          <w:szCs w:val="21"/>
          <w:lang w:eastAsia="zh-CN"/>
        </w:rPr>
        <w:t>SVM</w:t>
      </w:r>
      <w:r w:rsidRPr="006C5B9F">
        <w:rPr>
          <w:rFonts w:ascii="Times New Roman" w:hAnsi="Times New Roman" w:cs="Times New Roman"/>
          <w:spacing w:val="-2"/>
          <w:sz w:val="21"/>
          <w:szCs w:val="21"/>
          <w:lang w:eastAsia="zh-CN"/>
        </w:rPr>
        <w:t>能够从声发射信号中识别不同的混凝土劈裂断裂状态，其中分散变形阶段和贯通失稳阶段表现出较为明显的</w:t>
      </w:r>
      <w:r w:rsidRPr="006C5B9F">
        <w:rPr>
          <w:rFonts w:ascii="Times New Roman" w:hAnsi="Times New Roman" w:cs="Times New Roman"/>
          <w:spacing w:val="-2"/>
          <w:sz w:val="21"/>
          <w:szCs w:val="21"/>
          <w:lang w:eastAsia="zh-CN"/>
        </w:rPr>
        <w:t>MFCC</w:t>
      </w:r>
      <w:r w:rsidRPr="006C5B9F">
        <w:rPr>
          <w:rFonts w:ascii="Times New Roman" w:hAnsi="Times New Roman" w:cs="Times New Roman"/>
          <w:spacing w:val="-2"/>
          <w:sz w:val="21"/>
          <w:szCs w:val="21"/>
          <w:lang w:eastAsia="zh-CN"/>
        </w:rPr>
        <w:t>特征差异，跨试件总体识别率分别达到</w:t>
      </w:r>
      <w:r w:rsidRPr="006C5B9F">
        <w:rPr>
          <w:rFonts w:ascii="Times New Roman" w:hAnsi="Times New Roman" w:cs="Times New Roman"/>
          <w:spacing w:val="-2"/>
          <w:sz w:val="21"/>
          <w:szCs w:val="21"/>
          <w:lang w:eastAsia="zh-CN"/>
        </w:rPr>
        <w:t>97.3%</w:t>
      </w:r>
      <w:r w:rsidRPr="006C5B9F">
        <w:rPr>
          <w:rFonts w:ascii="Times New Roman" w:hAnsi="Times New Roman" w:cs="Times New Roman"/>
          <w:spacing w:val="-2"/>
          <w:sz w:val="21"/>
          <w:szCs w:val="21"/>
          <w:lang w:eastAsia="zh-CN"/>
        </w:rPr>
        <w:t>和</w:t>
      </w:r>
      <w:r w:rsidRPr="006C5B9F">
        <w:rPr>
          <w:rFonts w:ascii="Times New Roman" w:hAnsi="Times New Roman" w:cs="Times New Roman"/>
          <w:spacing w:val="-2"/>
          <w:sz w:val="21"/>
          <w:szCs w:val="21"/>
          <w:lang w:eastAsia="zh-CN"/>
        </w:rPr>
        <w:t>83.3%</w:t>
      </w:r>
      <w:r w:rsidRPr="006C5B9F">
        <w:rPr>
          <w:rFonts w:ascii="Times New Roman" w:hAnsi="Times New Roman" w:cs="Times New Roman"/>
          <w:spacing w:val="-2"/>
          <w:sz w:val="21"/>
          <w:szCs w:val="21"/>
          <w:lang w:eastAsia="zh-CN"/>
        </w:rPr>
        <w:t>。应变局部化形成与扩展阶段由于持续时间较短、样本数量有限且具有明显的过渡特征，其识别性能相对较低。该结果进一步说明，</w:t>
      </w:r>
      <w:r w:rsidRPr="006C5B9F">
        <w:rPr>
          <w:rFonts w:ascii="Times New Roman" w:hAnsi="Times New Roman" w:cs="Times New Roman"/>
          <w:spacing w:val="-2"/>
          <w:sz w:val="21"/>
          <w:szCs w:val="21"/>
          <w:lang w:eastAsia="zh-CN"/>
        </w:rPr>
        <w:t>4.2</w:t>
      </w:r>
      <w:r w:rsidRPr="006C5B9F">
        <w:rPr>
          <w:rFonts w:ascii="Times New Roman" w:hAnsi="Times New Roman" w:cs="Times New Roman"/>
          <w:spacing w:val="-2"/>
          <w:sz w:val="21"/>
          <w:szCs w:val="21"/>
          <w:lang w:eastAsia="zh-CN"/>
        </w:rPr>
        <w:t>节所揭示的</w:t>
      </w:r>
      <w:r w:rsidRPr="006C5B9F">
        <w:rPr>
          <w:rFonts w:ascii="Times New Roman" w:hAnsi="Times New Roman" w:cs="Times New Roman"/>
          <w:spacing w:val="-2"/>
          <w:sz w:val="21"/>
          <w:szCs w:val="21"/>
          <w:lang w:eastAsia="zh-CN"/>
        </w:rPr>
        <w:t>MFCC</w:t>
      </w:r>
      <w:r w:rsidRPr="006C5B9F">
        <w:rPr>
          <w:rFonts w:ascii="Times New Roman" w:hAnsi="Times New Roman" w:cs="Times New Roman"/>
          <w:spacing w:val="-2"/>
          <w:sz w:val="21"/>
          <w:szCs w:val="21"/>
          <w:lang w:eastAsia="zh-CN"/>
        </w:rPr>
        <w:t>阶段性变化不仅表现为单个倒谱系数的统计差异，将多阶</w:t>
      </w:r>
      <w:r w:rsidRPr="006C5B9F">
        <w:rPr>
          <w:rFonts w:ascii="Times New Roman" w:hAnsi="Times New Roman" w:cs="Times New Roman"/>
          <w:spacing w:val="-2"/>
          <w:sz w:val="21"/>
          <w:szCs w:val="21"/>
          <w:lang w:eastAsia="zh-CN"/>
        </w:rPr>
        <w:t>MFCC</w:t>
      </w:r>
      <w:r w:rsidRPr="006C5B9F">
        <w:rPr>
          <w:rFonts w:ascii="Times New Roman" w:hAnsi="Times New Roman" w:cs="Times New Roman"/>
          <w:spacing w:val="-2"/>
          <w:sz w:val="21"/>
          <w:szCs w:val="21"/>
          <w:lang w:eastAsia="zh-CN"/>
        </w:rPr>
        <w:t>组合形成特征向量后，还能够为混凝土断裂状态的模式识别提供有效信息。需要指出的是，目前分类结果仅基于</w:t>
      </w:r>
      <w:r w:rsidRPr="006C5B9F">
        <w:rPr>
          <w:rFonts w:ascii="Times New Roman" w:hAnsi="Times New Roman" w:cs="Times New Roman"/>
          <w:spacing w:val="-2"/>
          <w:sz w:val="21"/>
          <w:szCs w:val="21"/>
          <w:lang w:eastAsia="zh-CN"/>
        </w:rPr>
        <w:t>B7</w:t>
      </w:r>
      <w:r w:rsidRPr="006C5B9F">
        <w:rPr>
          <w:rFonts w:ascii="Times New Roman" w:hAnsi="Times New Roman" w:cs="Times New Roman"/>
          <w:spacing w:val="-2"/>
          <w:sz w:val="21"/>
          <w:szCs w:val="21"/>
          <w:lang w:eastAsia="zh-CN"/>
        </w:rPr>
        <w:t>和</w:t>
      </w:r>
      <w:r w:rsidRPr="006C5B9F">
        <w:rPr>
          <w:rFonts w:ascii="Times New Roman" w:hAnsi="Times New Roman" w:cs="Times New Roman"/>
          <w:spacing w:val="-2"/>
          <w:sz w:val="21"/>
          <w:szCs w:val="21"/>
          <w:lang w:eastAsia="zh-CN"/>
        </w:rPr>
        <w:t>B8</w:t>
      </w:r>
      <w:r w:rsidRPr="006C5B9F">
        <w:rPr>
          <w:rFonts w:ascii="Times New Roman" w:hAnsi="Times New Roman" w:cs="Times New Roman"/>
          <w:spacing w:val="-2"/>
          <w:sz w:val="21"/>
          <w:szCs w:val="21"/>
          <w:lang w:eastAsia="zh-CN"/>
        </w:rPr>
        <w:t>两个具有</w:t>
      </w:r>
      <w:r w:rsidRPr="006C5B9F">
        <w:rPr>
          <w:rFonts w:ascii="Times New Roman" w:hAnsi="Times New Roman" w:cs="Times New Roman"/>
          <w:spacing w:val="-2"/>
          <w:sz w:val="21"/>
          <w:szCs w:val="21"/>
          <w:lang w:eastAsia="zh-CN"/>
        </w:rPr>
        <w:t>DIC</w:t>
      </w:r>
      <w:r w:rsidRPr="006C5B9F">
        <w:rPr>
          <w:rFonts w:ascii="Times New Roman" w:hAnsi="Times New Roman" w:cs="Times New Roman"/>
          <w:spacing w:val="-2"/>
          <w:sz w:val="21"/>
          <w:szCs w:val="21"/>
          <w:lang w:eastAsia="zh-CN"/>
        </w:rPr>
        <w:t>同步观测的试件，样本规模仍然有限，因此本文结果主要用于验证</w:t>
      </w:r>
      <w:r w:rsidRPr="006C5B9F">
        <w:rPr>
          <w:rFonts w:ascii="Times New Roman" w:hAnsi="Times New Roman" w:cs="Times New Roman"/>
          <w:spacing w:val="-2"/>
          <w:sz w:val="21"/>
          <w:szCs w:val="21"/>
          <w:lang w:eastAsia="zh-CN"/>
        </w:rPr>
        <w:t>MFCC</w:t>
      </w:r>
      <w:r w:rsidRPr="006C5B9F">
        <w:rPr>
          <w:rFonts w:ascii="Times New Roman" w:hAnsi="Times New Roman" w:cs="Times New Roman"/>
          <w:spacing w:val="-2"/>
          <w:sz w:val="21"/>
          <w:szCs w:val="21"/>
          <w:lang w:eastAsia="zh-CN"/>
        </w:rPr>
        <w:t>表征混凝土断裂状态的可行性，其跨试件稳定性仍需通过更多独立试件进一步验证。</w:t>
      </w:r>
    </w:p>
    <w:p w14:paraId="2FEE3F62" w14:textId="77777777" w:rsidR="00F911F4" w:rsidRDefault="00000000">
      <w:pPr>
        <w:spacing w:before="113" w:line="237" w:lineRule="auto"/>
        <w:ind w:left="24"/>
        <w:outlineLvl w:val="0"/>
        <w:rPr>
          <w:rFonts w:ascii="Times New Roman" w:eastAsia="宋体" w:hAnsi="Times New Roman" w:cs="Times New Roman"/>
          <w:sz w:val="30"/>
          <w:szCs w:val="30"/>
          <w:lang w:eastAsia="zh-CN"/>
        </w:rPr>
      </w:pPr>
      <w:r>
        <w:rPr>
          <w:rFonts w:ascii="Times New Roman" w:eastAsia="宋体" w:hAnsi="Times New Roman" w:cs="Times New Roman"/>
          <w:b/>
          <w:bCs/>
          <w:spacing w:val="-5"/>
          <w:sz w:val="30"/>
          <w:szCs w:val="30"/>
          <w:lang w:eastAsia="zh-CN"/>
        </w:rPr>
        <w:t>5.</w:t>
      </w:r>
      <w:r>
        <w:rPr>
          <w:rFonts w:ascii="Times New Roman" w:eastAsia="宋体" w:hAnsi="Times New Roman" w:cs="Times New Roman"/>
          <w:b/>
          <w:bCs/>
          <w:spacing w:val="4"/>
          <w:sz w:val="30"/>
          <w:szCs w:val="30"/>
          <w:lang w:eastAsia="zh-CN"/>
        </w:rPr>
        <w:t xml:space="preserve">  </w:t>
      </w:r>
      <w:r>
        <w:rPr>
          <w:rFonts w:ascii="Times New Roman" w:eastAsia="宋体" w:hAnsi="Times New Roman" w:cs="Times New Roman"/>
          <w:b/>
          <w:bCs/>
          <w:spacing w:val="-5"/>
          <w:sz w:val="30"/>
          <w:szCs w:val="30"/>
          <w:lang w:eastAsia="zh-CN"/>
        </w:rPr>
        <w:t>结论</w:t>
      </w:r>
    </w:p>
    <w:p w14:paraId="62026A7E" w14:textId="77777777" w:rsidR="00F911F4" w:rsidRDefault="00000000">
      <w:pPr>
        <w:pStyle w:val="a3"/>
        <w:spacing w:before="128" w:line="274" w:lineRule="auto"/>
        <w:ind w:left="22" w:right="71" w:firstLine="480"/>
        <w:jc w:val="both"/>
        <w:rPr>
          <w:rFonts w:ascii="Times New Roman" w:hAnsi="Times New Roman" w:cs="Times New Roman"/>
          <w:spacing w:val="1"/>
          <w:sz w:val="21"/>
          <w:szCs w:val="21"/>
          <w:lang w:eastAsia="zh-CN"/>
        </w:rPr>
      </w:pPr>
      <w:r>
        <w:rPr>
          <w:rFonts w:ascii="Times New Roman" w:hAnsi="Times New Roman" w:cs="Times New Roman" w:hint="eastAsia"/>
          <w:spacing w:val="1"/>
          <w:sz w:val="21"/>
          <w:szCs w:val="21"/>
          <w:lang w:eastAsia="zh-CN"/>
        </w:rPr>
        <w:lastRenderedPageBreak/>
        <w:t>本文对</w:t>
      </w:r>
      <w:r>
        <w:rPr>
          <w:rFonts w:ascii="Times New Roman" w:hAnsi="Times New Roman" w:cs="Times New Roman" w:hint="eastAsia"/>
          <w:spacing w:val="1"/>
          <w:sz w:val="21"/>
          <w:szCs w:val="21"/>
          <w:lang w:eastAsia="zh-CN"/>
        </w:rPr>
        <w:t xml:space="preserve"> C60 </w:t>
      </w:r>
      <w:r>
        <w:rPr>
          <w:rFonts w:ascii="Times New Roman" w:hAnsi="Times New Roman" w:cs="Times New Roman" w:hint="eastAsia"/>
          <w:spacing w:val="1"/>
          <w:sz w:val="21"/>
          <w:szCs w:val="21"/>
          <w:lang w:eastAsia="zh-CN"/>
        </w:rPr>
        <w:t>素混凝土标准圆盘试件进行了巴西劈裂全过程试验，引入梅尔频率倒谱系数（</w:t>
      </w:r>
      <w:r>
        <w:rPr>
          <w:rFonts w:ascii="Times New Roman" w:hAnsi="Times New Roman" w:cs="Times New Roman" w:hint="eastAsia"/>
          <w:spacing w:val="1"/>
          <w:sz w:val="21"/>
          <w:szCs w:val="21"/>
          <w:lang w:eastAsia="zh-CN"/>
        </w:rPr>
        <w:t>MFCC</w:t>
      </w:r>
      <w:r>
        <w:rPr>
          <w:rFonts w:ascii="Times New Roman" w:hAnsi="Times New Roman" w:cs="Times New Roman" w:hint="eastAsia"/>
          <w:spacing w:val="1"/>
          <w:sz w:val="21"/>
          <w:szCs w:val="21"/>
          <w:lang w:eastAsia="zh-CN"/>
        </w:rPr>
        <w:t>）对声发射全波形进行时频包络特征提取，并结合</w:t>
      </w:r>
      <w:r>
        <w:rPr>
          <w:rFonts w:ascii="Times New Roman" w:hAnsi="Times New Roman" w:cs="Times New Roman" w:hint="eastAsia"/>
          <w:spacing w:val="1"/>
          <w:sz w:val="21"/>
          <w:szCs w:val="21"/>
          <w:lang w:eastAsia="zh-CN"/>
        </w:rPr>
        <w:t xml:space="preserve"> DIC </w:t>
      </w:r>
      <w:r>
        <w:rPr>
          <w:rFonts w:ascii="Times New Roman" w:hAnsi="Times New Roman" w:cs="Times New Roman" w:hint="eastAsia"/>
          <w:spacing w:val="1"/>
          <w:sz w:val="21"/>
          <w:szCs w:val="21"/>
          <w:lang w:eastAsia="zh-CN"/>
        </w:rPr>
        <w:t>表面全场主拉应变演化进行了相互验证，得出以下主要结论：</w:t>
      </w:r>
    </w:p>
    <w:p w14:paraId="11BC4017" w14:textId="77777777" w:rsidR="00F911F4" w:rsidRDefault="00000000">
      <w:pPr>
        <w:pStyle w:val="a3"/>
        <w:spacing w:before="128" w:line="274" w:lineRule="auto"/>
        <w:ind w:left="22" w:right="71" w:firstLine="480"/>
        <w:jc w:val="both"/>
        <w:rPr>
          <w:rFonts w:ascii="Times New Roman" w:hAnsi="Times New Roman" w:cs="Times New Roman"/>
          <w:spacing w:val="-3"/>
          <w:sz w:val="21"/>
          <w:szCs w:val="21"/>
          <w:lang w:eastAsia="zh-CN"/>
        </w:rPr>
      </w:pPr>
      <w:r>
        <w:rPr>
          <w:rFonts w:ascii="Times New Roman" w:hAnsi="Times New Roman" w:cs="Times New Roman" w:hint="eastAsia"/>
          <w:spacing w:val="-3"/>
          <w:sz w:val="21"/>
          <w:szCs w:val="21"/>
          <w:lang w:eastAsia="zh-CN"/>
        </w:rPr>
        <w:t xml:space="preserve">1. MFCC-1 </w:t>
      </w:r>
      <w:r>
        <w:rPr>
          <w:rFonts w:ascii="Times New Roman" w:hAnsi="Times New Roman" w:cs="Times New Roman" w:hint="eastAsia"/>
          <w:spacing w:val="-3"/>
          <w:sz w:val="21"/>
          <w:szCs w:val="21"/>
          <w:lang w:eastAsia="zh-CN"/>
        </w:rPr>
        <w:t>对拉伸损伤全过程具有高度灵敏性与阶段表征能力：低阶</w:t>
      </w:r>
      <w:r>
        <w:rPr>
          <w:rFonts w:ascii="Times New Roman" w:hAnsi="Times New Roman" w:cs="Times New Roman" w:hint="eastAsia"/>
          <w:spacing w:val="-3"/>
          <w:sz w:val="21"/>
          <w:szCs w:val="21"/>
          <w:lang w:eastAsia="zh-CN"/>
        </w:rPr>
        <w:t xml:space="preserve"> MFCC </w:t>
      </w:r>
      <w:r>
        <w:rPr>
          <w:rFonts w:ascii="Times New Roman" w:hAnsi="Times New Roman" w:cs="Times New Roman" w:hint="eastAsia"/>
          <w:spacing w:val="-3"/>
          <w:sz w:val="21"/>
          <w:szCs w:val="21"/>
          <w:lang w:eastAsia="zh-CN"/>
        </w:rPr>
        <w:t>参数（特别是</w:t>
      </w:r>
      <w:r>
        <w:rPr>
          <w:rFonts w:ascii="Times New Roman" w:hAnsi="Times New Roman" w:cs="Times New Roman" w:hint="eastAsia"/>
          <w:spacing w:val="-3"/>
          <w:sz w:val="21"/>
          <w:szCs w:val="21"/>
          <w:lang w:eastAsia="zh-CN"/>
        </w:rPr>
        <w:t xml:space="preserve"> MFCC-1</w:t>
      </w:r>
      <w:r>
        <w:rPr>
          <w:rFonts w:ascii="Times New Roman" w:hAnsi="Times New Roman" w:cs="Times New Roman" w:hint="eastAsia"/>
          <w:spacing w:val="-3"/>
          <w:sz w:val="21"/>
          <w:szCs w:val="21"/>
          <w:lang w:eastAsia="zh-CN"/>
        </w:rPr>
        <w:t>）能够有效克服传统</w:t>
      </w:r>
      <w:r>
        <w:rPr>
          <w:rFonts w:ascii="Times New Roman" w:hAnsi="Times New Roman" w:cs="Times New Roman" w:hint="eastAsia"/>
          <w:spacing w:val="-3"/>
          <w:sz w:val="21"/>
          <w:szCs w:val="21"/>
          <w:lang w:eastAsia="zh-CN"/>
        </w:rPr>
        <w:t xml:space="preserve"> AE </w:t>
      </w:r>
      <w:r>
        <w:rPr>
          <w:rFonts w:ascii="Times New Roman" w:hAnsi="Times New Roman" w:cs="Times New Roman" w:hint="eastAsia"/>
          <w:spacing w:val="-3"/>
          <w:sz w:val="21"/>
          <w:szCs w:val="21"/>
          <w:lang w:eastAsia="zh-CN"/>
        </w:rPr>
        <w:t>单一参数对人工门槛阈值的依赖性，从频谱能量包络演化层面可以划分出混凝土巴西劈裂的三个特征演化阶段（线弹性期、微裂纹萌生期、主裂缝贯通期），其参数演变趋势与荷载</w:t>
      </w:r>
      <w:r>
        <w:rPr>
          <w:rFonts w:ascii="Times New Roman" w:hAnsi="Times New Roman" w:cs="Times New Roman" w:hint="eastAsia"/>
          <w:spacing w:val="-3"/>
          <w:sz w:val="21"/>
          <w:szCs w:val="21"/>
          <w:lang w:eastAsia="zh-CN"/>
        </w:rPr>
        <w:t>-</w:t>
      </w:r>
      <w:r>
        <w:rPr>
          <w:rFonts w:ascii="Times New Roman" w:hAnsi="Times New Roman" w:cs="Times New Roman" w:hint="eastAsia"/>
          <w:spacing w:val="-3"/>
          <w:sz w:val="21"/>
          <w:szCs w:val="21"/>
          <w:lang w:eastAsia="zh-CN"/>
        </w:rPr>
        <w:t>位移曲线表现出力学机理上的一致性。</w:t>
      </w:r>
    </w:p>
    <w:p w14:paraId="7DF35D70" w14:textId="77777777" w:rsidR="00F911F4" w:rsidRDefault="00000000">
      <w:pPr>
        <w:pStyle w:val="a3"/>
        <w:spacing w:before="128" w:line="274" w:lineRule="auto"/>
        <w:ind w:left="22" w:right="71" w:firstLine="480"/>
        <w:jc w:val="both"/>
        <w:rPr>
          <w:rFonts w:ascii="Times New Roman" w:hAnsi="Times New Roman" w:cs="Times New Roman"/>
          <w:spacing w:val="-3"/>
          <w:sz w:val="21"/>
          <w:szCs w:val="21"/>
          <w:lang w:eastAsia="zh-CN"/>
        </w:rPr>
      </w:pPr>
      <w:r>
        <w:rPr>
          <w:rFonts w:ascii="Times New Roman" w:hAnsi="Times New Roman" w:cs="Times New Roman" w:hint="eastAsia"/>
          <w:spacing w:val="-3"/>
          <w:sz w:val="21"/>
          <w:szCs w:val="21"/>
          <w:lang w:eastAsia="zh-CN"/>
        </w:rPr>
        <w:t xml:space="preserve">2. </w:t>
      </w:r>
      <w:r>
        <w:rPr>
          <w:rFonts w:ascii="Times New Roman" w:hAnsi="Times New Roman" w:cs="Times New Roman" w:hint="eastAsia"/>
          <w:spacing w:val="-3"/>
          <w:sz w:val="21"/>
          <w:szCs w:val="21"/>
          <w:lang w:eastAsia="zh-CN"/>
        </w:rPr>
        <w:t>印证了基于低阶</w:t>
      </w:r>
      <w:r>
        <w:rPr>
          <w:rFonts w:ascii="Times New Roman" w:hAnsi="Times New Roman" w:cs="Times New Roman" w:hint="eastAsia"/>
          <w:spacing w:val="-3"/>
          <w:sz w:val="21"/>
          <w:szCs w:val="21"/>
          <w:lang w:eastAsia="zh-CN"/>
        </w:rPr>
        <w:t xml:space="preserve"> MFCC </w:t>
      </w:r>
      <w:r>
        <w:rPr>
          <w:rFonts w:ascii="Times New Roman" w:hAnsi="Times New Roman" w:cs="Times New Roman" w:hint="eastAsia"/>
          <w:spacing w:val="-3"/>
          <w:sz w:val="21"/>
          <w:szCs w:val="21"/>
          <w:lang w:eastAsia="zh-CN"/>
        </w:rPr>
        <w:t>簇状脉冲振荡的失稳前兆判据：在荷载达到</w:t>
      </w:r>
      <w:r>
        <w:rPr>
          <w:rFonts w:ascii="Times New Roman" w:hAnsi="Times New Roman" w:cs="Times New Roman"/>
          <w:spacing w:val="-3"/>
          <w:sz w:val="21"/>
          <w:szCs w:val="21"/>
          <w:lang w:eastAsia="zh-CN"/>
        </w:rPr>
        <w:t>90%∼100%Pu</w:t>
      </w:r>
      <w:r>
        <w:rPr>
          <w:rFonts w:ascii="Times New Roman" w:hAnsi="Times New Roman" w:cs="Times New Roman" w:hint="eastAsia"/>
          <w:spacing w:val="-3"/>
          <w:sz w:val="21"/>
          <w:szCs w:val="21"/>
          <w:lang w:eastAsia="zh-CN"/>
        </w:rPr>
        <w:t>的峰值临界区域，</w:t>
      </w:r>
      <w:r>
        <w:rPr>
          <w:rFonts w:ascii="Times New Roman" w:hAnsi="Times New Roman" w:cs="Times New Roman" w:hint="eastAsia"/>
          <w:spacing w:val="-3"/>
          <w:sz w:val="21"/>
          <w:szCs w:val="21"/>
          <w:lang w:eastAsia="zh-CN"/>
        </w:rPr>
        <w:t xml:space="preserve">MFCC-1 </w:t>
      </w:r>
      <w:r>
        <w:rPr>
          <w:rFonts w:ascii="Times New Roman" w:hAnsi="Times New Roman" w:cs="Times New Roman" w:hint="eastAsia"/>
          <w:spacing w:val="-3"/>
          <w:sz w:val="21"/>
          <w:szCs w:val="21"/>
          <w:lang w:eastAsia="zh-CN"/>
        </w:rPr>
        <w:t>曲线呈现出极高辨识度的周期性剧烈锯齿状</w:t>
      </w:r>
      <w:r>
        <w:rPr>
          <w:rFonts w:ascii="Times New Roman" w:hAnsi="Times New Roman" w:cs="Times New Roman" w:hint="eastAsia"/>
          <w:spacing w:val="-3"/>
          <w:sz w:val="21"/>
          <w:szCs w:val="21"/>
          <w:lang w:eastAsia="zh-CN"/>
        </w:rPr>
        <w:t>/</w:t>
      </w:r>
      <w:r>
        <w:rPr>
          <w:rFonts w:ascii="Times New Roman" w:hAnsi="Times New Roman" w:cs="Times New Roman" w:hint="eastAsia"/>
          <w:spacing w:val="-3"/>
          <w:sz w:val="21"/>
          <w:szCs w:val="21"/>
          <w:lang w:eastAsia="zh-CN"/>
        </w:rPr>
        <w:t>簇状脉冲群振荡。</w:t>
      </w:r>
      <w:r>
        <w:rPr>
          <w:rFonts w:ascii="Times New Roman" w:hAnsi="Times New Roman" w:cs="Times New Roman" w:hint="eastAsia"/>
          <w:spacing w:val="-3"/>
          <w:sz w:val="21"/>
          <w:szCs w:val="21"/>
          <w:lang w:eastAsia="zh-CN"/>
        </w:rPr>
        <w:t xml:space="preserve">DIC </w:t>
      </w:r>
      <w:r>
        <w:rPr>
          <w:rFonts w:ascii="Times New Roman" w:hAnsi="Times New Roman" w:cs="Times New Roman" w:hint="eastAsia"/>
          <w:spacing w:val="-3"/>
          <w:sz w:val="21"/>
          <w:szCs w:val="21"/>
          <w:lang w:eastAsia="zh-CN"/>
        </w:rPr>
        <w:t>全场应变验证表明，该突变时间点与试件中心轴线主应变局部化带贯通的力学时刻相符合，可作为混凝土拉伸失稳破坏前的高灵敏度预警判据。</w:t>
      </w:r>
    </w:p>
    <w:p w14:paraId="7C547C88" w14:textId="77777777" w:rsidR="00F911F4" w:rsidRDefault="00000000">
      <w:pPr>
        <w:pStyle w:val="a3"/>
        <w:spacing w:before="128" w:line="274" w:lineRule="auto"/>
        <w:ind w:left="22" w:right="71" w:firstLine="480"/>
        <w:jc w:val="both"/>
        <w:rPr>
          <w:sz w:val="12"/>
          <w:szCs w:val="12"/>
          <w:lang w:eastAsia="zh-CN"/>
        </w:rPr>
      </w:pPr>
      <w:r>
        <w:rPr>
          <w:rFonts w:ascii="Times New Roman" w:hAnsi="Times New Roman" w:cs="Times New Roman" w:hint="eastAsia"/>
          <w:spacing w:val="-3"/>
          <w:sz w:val="21"/>
          <w:szCs w:val="21"/>
          <w:lang w:eastAsia="zh-CN"/>
        </w:rPr>
        <w:t xml:space="preserve">3. </w:t>
      </w:r>
      <w:r>
        <w:rPr>
          <w:rFonts w:ascii="Times New Roman" w:hAnsi="Times New Roman" w:cs="Times New Roman" w:hint="eastAsia"/>
          <w:spacing w:val="-3"/>
          <w:sz w:val="21"/>
          <w:szCs w:val="21"/>
          <w:lang w:eastAsia="zh-CN"/>
        </w:rPr>
        <w:t>阐明了高低阶</w:t>
      </w:r>
      <w:r>
        <w:rPr>
          <w:rFonts w:ascii="Times New Roman" w:hAnsi="Times New Roman" w:cs="Times New Roman" w:hint="eastAsia"/>
          <w:spacing w:val="-3"/>
          <w:sz w:val="21"/>
          <w:szCs w:val="21"/>
          <w:lang w:eastAsia="zh-CN"/>
        </w:rPr>
        <w:t xml:space="preserve"> MFCC </w:t>
      </w:r>
      <w:r>
        <w:rPr>
          <w:rFonts w:ascii="Times New Roman" w:hAnsi="Times New Roman" w:cs="Times New Roman" w:hint="eastAsia"/>
          <w:spacing w:val="-3"/>
          <w:sz w:val="21"/>
          <w:szCs w:val="21"/>
          <w:lang w:eastAsia="zh-CN"/>
        </w:rPr>
        <w:t>参数的物理机制：揭示了离散余弦变换（</w:t>
      </w:r>
      <w:r>
        <w:rPr>
          <w:rFonts w:ascii="Times New Roman" w:hAnsi="Times New Roman" w:cs="Times New Roman" w:hint="eastAsia"/>
          <w:spacing w:val="-3"/>
          <w:sz w:val="21"/>
          <w:szCs w:val="21"/>
          <w:lang w:eastAsia="zh-CN"/>
        </w:rPr>
        <w:t>DCT</w:t>
      </w:r>
      <w:r>
        <w:rPr>
          <w:rFonts w:ascii="Times New Roman" w:hAnsi="Times New Roman" w:cs="Times New Roman" w:hint="eastAsia"/>
          <w:spacing w:val="-3"/>
          <w:sz w:val="21"/>
          <w:szCs w:val="21"/>
          <w:lang w:eastAsia="zh-CN"/>
        </w:rPr>
        <w:t>）能量高度压缩与梅尔高频对数滤波的内在机理。声发射信号的损伤特征绝大部分集中在前</w:t>
      </w:r>
      <w:r>
        <w:rPr>
          <w:rFonts w:ascii="Times New Roman" w:hAnsi="Times New Roman" w:cs="Times New Roman" w:hint="eastAsia"/>
          <w:spacing w:val="-3"/>
          <w:sz w:val="21"/>
          <w:szCs w:val="21"/>
          <w:lang w:eastAsia="zh-CN"/>
        </w:rPr>
        <w:t xml:space="preserve"> 3~4 </w:t>
      </w:r>
      <w:r>
        <w:rPr>
          <w:rFonts w:ascii="Times New Roman" w:hAnsi="Times New Roman" w:cs="Times New Roman" w:hint="eastAsia"/>
          <w:spacing w:val="-3"/>
          <w:sz w:val="21"/>
          <w:szCs w:val="21"/>
          <w:lang w:eastAsia="zh-CN"/>
        </w:rPr>
        <w:t>维低阶系数中；高阶系数（如</w:t>
      </w:r>
      <w:r>
        <w:rPr>
          <w:rFonts w:ascii="Times New Roman" w:hAnsi="Times New Roman" w:cs="Times New Roman" w:hint="eastAsia"/>
          <w:spacing w:val="-3"/>
          <w:sz w:val="21"/>
          <w:szCs w:val="21"/>
          <w:lang w:eastAsia="zh-CN"/>
        </w:rPr>
        <w:t xml:space="preserve"> MFCC-8 </w:t>
      </w:r>
      <w:r>
        <w:rPr>
          <w:rFonts w:ascii="Times New Roman" w:hAnsi="Times New Roman" w:cs="Times New Roman" w:hint="eastAsia"/>
          <w:spacing w:val="-3"/>
          <w:sz w:val="21"/>
          <w:szCs w:val="21"/>
          <w:lang w:eastAsia="zh-CN"/>
        </w:rPr>
        <w:t>至</w:t>
      </w:r>
      <w:r>
        <w:rPr>
          <w:rFonts w:ascii="Times New Roman" w:hAnsi="Times New Roman" w:cs="Times New Roman" w:hint="eastAsia"/>
          <w:spacing w:val="-3"/>
          <w:sz w:val="21"/>
          <w:szCs w:val="21"/>
          <w:lang w:eastAsia="zh-CN"/>
        </w:rPr>
        <w:t xml:space="preserve"> MFCC-12</w:t>
      </w:r>
      <w:r>
        <w:rPr>
          <w:rFonts w:ascii="Times New Roman" w:hAnsi="Times New Roman" w:cs="Times New Roman" w:hint="eastAsia"/>
          <w:spacing w:val="-3"/>
          <w:sz w:val="21"/>
          <w:szCs w:val="21"/>
          <w:lang w:eastAsia="zh-CN"/>
        </w:rPr>
        <w:t>）对宏观裂缝演化钝感且易受高频噪声平滑，在工程监测中聚焦低阶</w:t>
      </w:r>
      <w:r>
        <w:rPr>
          <w:rFonts w:ascii="Times New Roman" w:hAnsi="Times New Roman" w:cs="Times New Roman" w:hint="eastAsia"/>
          <w:spacing w:val="-3"/>
          <w:sz w:val="21"/>
          <w:szCs w:val="21"/>
          <w:lang w:eastAsia="zh-CN"/>
        </w:rPr>
        <w:t xml:space="preserve"> MFCC </w:t>
      </w:r>
      <w:r>
        <w:rPr>
          <w:rFonts w:ascii="Times New Roman" w:hAnsi="Times New Roman" w:cs="Times New Roman" w:hint="eastAsia"/>
          <w:spacing w:val="-3"/>
          <w:sz w:val="21"/>
          <w:szCs w:val="21"/>
          <w:lang w:eastAsia="zh-CN"/>
        </w:rPr>
        <w:t>分析不仅能保证损伤表征的高保真度，更能显著节约计算资源。</w:t>
      </w:r>
    </w:p>
    <w:p w14:paraId="503A6E82" w14:textId="77777777" w:rsidR="00F911F4" w:rsidRDefault="00F911F4">
      <w:pPr>
        <w:pStyle w:val="a3"/>
        <w:spacing w:before="128" w:line="274" w:lineRule="auto"/>
        <w:ind w:left="22" w:right="71" w:firstLine="480"/>
        <w:jc w:val="both"/>
        <w:rPr>
          <w:rFonts w:ascii="Times New Roman" w:hAnsi="Times New Roman" w:cs="Times New Roman"/>
          <w:spacing w:val="-3"/>
          <w:sz w:val="21"/>
          <w:szCs w:val="21"/>
          <w:lang w:eastAsia="zh-CN"/>
        </w:rPr>
      </w:pPr>
    </w:p>
    <w:p w14:paraId="6CAE49DD" w14:textId="77777777" w:rsidR="00F911F4" w:rsidRDefault="00F911F4">
      <w:pPr>
        <w:pStyle w:val="a3"/>
        <w:spacing w:before="128" w:line="274" w:lineRule="auto"/>
        <w:ind w:left="22" w:right="71" w:firstLine="480"/>
        <w:jc w:val="both"/>
        <w:rPr>
          <w:rFonts w:ascii="Times New Roman" w:hAnsi="Times New Roman" w:cs="Times New Roman"/>
          <w:spacing w:val="-3"/>
          <w:sz w:val="21"/>
          <w:szCs w:val="21"/>
          <w:lang w:eastAsia="zh-CN"/>
        </w:rPr>
      </w:pPr>
    </w:p>
    <w:p w14:paraId="75549EEA" w14:textId="77777777" w:rsidR="00F911F4" w:rsidRDefault="00F911F4">
      <w:pPr>
        <w:pStyle w:val="a3"/>
        <w:spacing w:before="4" w:line="276" w:lineRule="auto"/>
        <w:ind w:left="21" w:right="71" w:firstLine="481"/>
        <w:jc w:val="both"/>
        <w:rPr>
          <w:rFonts w:ascii="Times New Roman" w:hAnsi="Times New Roman" w:cs="Times New Roman"/>
          <w:sz w:val="21"/>
          <w:szCs w:val="21"/>
          <w:lang w:eastAsia="zh-CN"/>
        </w:rPr>
      </w:pPr>
    </w:p>
    <w:p w14:paraId="4A616C1F" w14:textId="77777777" w:rsidR="00F911F4" w:rsidRDefault="00F911F4">
      <w:pPr>
        <w:spacing w:line="272" w:lineRule="auto"/>
        <w:rPr>
          <w:rFonts w:ascii="Times New Roman" w:eastAsia="宋体" w:hAnsi="Times New Roman" w:cs="Times New Roman"/>
          <w:lang w:eastAsia="zh-CN"/>
        </w:rPr>
      </w:pPr>
    </w:p>
    <w:p w14:paraId="167DB782" w14:textId="77777777" w:rsidR="00F911F4" w:rsidRDefault="00000000">
      <w:pPr>
        <w:spacing w:before="101" w:line="224" w:lineRule="auto"/>
        <w:ind w:left="3541"/>
        <w:outlineLvl w:val="3"/>
        <w:rPr>
          <w:rFonts w:ascii="Times New Roman" w:eastAsia="宋体" w:hAnsi="Times New Roman" w:cs="Times New Roman"/>
          <w:sz w:val="31"/>
          <w:szCs w:val="31"/>
        </w:rPr>
      </w:pPr>
      <w:r>
        <w:rPr>
          <w:rFonts w:ascii="Times New Roman" w:eastAsia="宋体" w:hAnsi="Times New Roman" w:cs="Times New Roman"/>
          <w:spacing w:val="6"/>
          <w:sz w:val="31"/>
          <w:szCs w:val="31"/>
        </w:rPr>
        <w:t>参考文献</w:t>
      </w:r>
    </w:p>
    <w:sectPr w:rsidR="00F911F4">
      <w:headerReference w:type="default" r:id="rId53"/>
      <w:footerReference w:type="default" r:id="rId54"/>
      <w:pgSz w:w="11907" w:h="16839"/>
      <w:pgMar w:top="1440" w:right="1800" w:bottom="1440" w:left="1800" w:header="0" w:footer="1835"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宁 张" w:date="2026-09-23T17:33:00Z" w:initials="宁张">
    <w:p w14:paraId="648FF45C" w14:textId="77777777" w:rsidR="00DB6B6C" w:rsidRDefault="00DB6B6C" w:rsidP="00DB6B6C">
      <w:pPr>
        <w:pStyle w:val="af"/>
      </w:pPr>
      <w:r>
        <w:rPr>
          <w:rStyle w:val="ae"/>
        </w:rPr>
        <w:annotationRef/>
      </w:r>
      <w:r>
        <w:rPr>
          <w:rFonts w:hint="eastAsia"/>
        </w:rPr>
        <w:t>全是废话，仔细想想本文的主题和创新点在哪里？文字要为主题和创新点服务</w:t>
      </w:r>
    </w:p>
  </w:comment>
  <w:comment w:id="20" w:author="宁 张" w:date="2026-09-23T17:38:00Z" w:initials="宁张">
    <w:p w14:paraId="265B67DC" w14:textId="77777777" w:rsidR="00DB6B6C" w:rsidRDefault="00DB6B6C" w:rsidP="00DB6B6C">
      <w:pPr>
        <w:pStyle w:val="af"/>
      </w:pPr>
      <w:r>
        <w:rPr>
          <w:rStyle w:val="ae"/>
        </w:rPr>
        <w:annotationRef/>
      </w:r>
      <w:r>
        <w:rPr>
          <w:rFonts w:hint="eastAsia"/>
        </w:rPr>
        <w:t>两个阶段的划分要以</w:t>
      </w:r>
      <w:r>
        <w:t>mfcc</w:t>
      </w:r>
      <w:r>
        <w:rPr>
          <w:rFonts w:hint="eastAsia"/>
        </w:rPr>
        <w:t>的时程变化为依据，也就是第一段的内容和数据为依据，而不是主观臆想</w:t>
      </w:r>
    </w:p>
  </w:comment>
  <w:comment w:id="21" w:author="宁 张" w:date="2026-09-23T17:41:00Z" w:initials="宁张">
    <w:p w14:paraId="2C5FB035" w14:textId="77777777" w:rsidR="00DB6B6C" w:rsidRDefault="00DB6B6C" w:rsidP="00DB6B6C">
      <w:pPr>
        <w:pStyle w:val="af"/>
      </w:pPr>
      <w:r>
        <w:rPr>
          <w:rStyle w:val="ae"/>
        </w:rPr>
        <w:annotationRef/>
      </w:r>
      <w:r>
        <w:rPr>
          <w:rFonts w:hint="eastAsia"/>
        </w:rPr>
        <w:t>特征参数不是想到哪，写到哪？想想这个系数在上文中有呼应么？本文的创新点是否需要围绕这个参数来写？逻辑不通</w:t>
      </w:r>
    </w:p>
  </w:comment>
  <w:comment w:id="22" w:author="宁 张" w:date="2026-09-23T17:43:00Z" w:initials="宁张">
    <w:p w14:paraId="7E026252" w14:textId="77777777" w:rsidR="00DB6B6C" w:rsidRDefault="00DB6B6C" w:rsidP="00DB6B6C">
      <w:pPr>
        <w:pStyle w:val="af"/>
      </w:pPr>
      <w:r>
        <w:rPr>
          <w:rStyle w:val="ae"/>
        </w:rPr>
        <w:annotationRef/>
      </w:r>
      <w:r>
        <w:rPr>
          <w:rFonts w:hint="eastAsia"/>
        </w:rPr>
        <w:t>为什么要比较别</w:t>
      </w:r>
      <w:r>
        <w:t>b7</w:t>
      </w:r>
      <w:r>
        <w:rPr>
          <w:rFonts w:hint="eastAsia"/>
        </w:rPr>
        <w:t>、</w:t>
      </w:r>
      <w:r>
        <w:t>b8</w:t>
      </w:r>
      <w:r>
        <w:rPr>
          <w:rFonts w:hint="eastAsia"/>
        </w:rPr>
        <w:t>之间的</w:t>
      </w:r>
      <w:r>
        <w:t>d</w:t>
      </w:r>
      <w:r>
        <w:rPr>
          <w:rFonts w:hint="eastAsia"/>
        </w:rPr>
        <w:t>值差异？</w:t>
      </w:r>
      <w:r>
        <w:t>B1-b6</w:t>
      </w:r>
      <w:r>
        <w:rPr>
          <w:rFonts w:hint="eastAsia"/>
        </w:rPr>
        <w:t>要不要比？这个图没有意义</w:t>
      </w:r>
    </w:p>
  </w:comment>
  <w:comment w:id="23" w:author="宁 张" w:date="2026-09-23T17:47:00Z" w:initials="宁张">
    <w:p w14:paraId="4E2D3289" w14:textId="77777777" w:rsidR="00DB6B6C" w:rsidRDefault="00DB6B6C" w:rsidP="00DB6B6C">
      <w:pPr>
        <w:pStyle w:val="af"/>
      </w:pPr>
      <w:r>
        <w:rPr>
          <w:rStyle w:val="ae"/>
        </w:rPr>
        <w:annotationRef/>
      </w:r>
      <w:r>
        <w:rPr>
          <w:rFonts w:hint="eastAsia"/>
        </w:rPr>
        <w:t>图在哪？别人论文也这么写？</w:t>
      </w:r>
    </w:p>
  </w:comment>
  <w:comment w:id="24" w:author="宁 张" w:date="2026-09-23T17:56:00Z" w:initials="宁张">
    <w:p w14:paraId="37B0ECED" w14:textId="77777777" w:rsidR="00DB6B6C" w:rsidRDefault="00DB6B6C" w:rsidP="00DB6B6C">
      <w:pPr>
        <w:pStyle w:val="af"/>
      </w:pPr>
      <w:r>
        <w:rPr>
          <w:rStyle w:val="ae"/>
        </w:rPr>
        <w:annotationRef/>
      </w:r>
      <w:r>
        <w:rPr>
          <w:rFonts w:hint="eastAsia"/>
        </w:rPr>
        <w:t>看了三遍，不知道你在说啥</w:t>
      </w:r>
    </w:p>
  </w:comment>
  <w:comment w:id="25" w:author="宁 张" w:date="2026-09-23T18:44:00Z" w:initials="宁张">
    <w:p w14:paraId="25EEF18A" w14:textId="77777777" w:rsidR="00DB6B6C" w:rsidRDefault="00DB6B6C" w:rsidP="00DB6B6C">
      <w:pPr>
        <w:pStyle w:val="af"/>
      </w:pPr>
      <w:r>
        <w:rPr>
          <w:rStyle w:val="ae"/>
        </w:rPr>
        <w:annotationRef/>
      </w:r>
      <w:r>
        <w:rPr>
          <w:rFonts w:hint="eastAsia"/>
        </w:rPr>
        <w:t>不要强调</w:t>
      </w:r>
      <w:r>
        <w:t>b7</w:t>
      </w:r>
      <w:r>
        <w:rPr>
          <w:rFonts w:hint="eastAsia"/>
        </w:rPr>
        <w:t>、</w:t>
      </w:r>
      <w:r>
        <w:t>b8</w:t>
      </w:r>
      <w:r>
        <w:rPr>
          <w:rFonts w:hint="eastAsia"/>
        </w:rPr>
        <w:t>试件，想清楚这一节是为了选取</w:t>
      </w:r>
      <w:r>
        <w:t>mfcc</w:t>
      </w:r>
      <w:r>
        <w:rPr>
          <w:rFonts w:hint="eastAsia"/>
        </w:rPr>
        <w:t>特征</w:t>
      </w:r>
    </w:p>
  </w:comment>
  <w:comment w:id="26" w:author="宁 张" w:date="2026-09-23T18:39:00Z" w:initials="宁张">
    <w:p w14:paraId="62BEFB95" w14:textId="77777777" w:rsidR="00DB6B6C" w:rsidRDefault="00DB6B6C" w:rsidP="00DB6B6C">
      <w:pPr>
        <w:pStyle w:val="af"/>
      </w:pPr>
      <w:r>
        <w:rPr>
          <w:rStyle w:val="ae"/>
        </w:rPr>
        <w:annotationRef/>
      </w:r>
      <w:r>
        <w:rPr>
          <w:rFonts w:hint="eastAsia"/>
        </w:rPr>
        <w:t>应变在哪里？</w:t>
      </w:r>
    </w:p>
  </w:comment>
  <w:comment w:id="40" w:author="宁 张" w:date="2026-09-23T18:48:00Z" w:initials="宁张">
    <w:p w14:paraId="78ACCAA8" w14:textId="77777777" w:rsidR="00DB6B6C" w:rsidRDefault="00DB6B6C" w:rsidP="00DB6B6C">
      <w:pPr>
        <w:pStyle w:val="af"/>
      </w:pPr>
      <w:r>
        <w:rPr>
          <w:rStyle w:val="ae"/>
        </w:rPr>
        <w:annotationRef/>
      </w:r>
      <w:r>
        <w:rPr>
          <w:rFonts w:hint="eastAsia"/>
        </w:rPr>
        <w:t>如果</w:t>
      </w:r>
      <w:r>
        <w:t>dic</w:t>
      </w:r>
      <w:r>
        <w:rPr>
          <w:rFonts w:hint="eastAsia"/>
        </w:rPr>
        <w:t>数据不理想，这段是否必要再讨论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8FF45C" w15:done="0"/>
  <w15:commentEx w15:paraId="265B67DC" w15:done="0"/>
  <w15:commentEx w15:paraId="2C5FB035" w15:done="0"/>
  <w15:commentEx w15:paraId="7E026252" w15:done="0"/>
  <w15:commentEx w15:paraId="4E2D3289" w15:done="0"/>
  <w15:commentEx w15:paraId="37B0ECED" w15:done="0"/>
  <w15:commentEx w15:paraId="25EEF18A" w15:done="0"/>
  <w15:commentEx w15:paraId="62BEFB95" w15:done="0"/>
  <w15:commentEx w15:paraId="78ACCA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A467ED" w16cex:dateUtc="2026-09-23T09:33:00Z"/>
  <w16cex:commentExtensible w16cex:durableId="4FC0ED07" w16cex:dateUtc="2026-09-23T09:38:00Z"/>
  <w16cex:commentExtensible w16cex:durableId="3295DEB3" w16cex:dateUtc="2026-09-23T09:41:00Z"/>
  <w16cex:commentExtensible w16cex:durableId="403D295A" w16cex:dateUtc="2026-09-23T09:43:00Z"/>
  <w16cex:commentExtensible w16cex:durableId="49D3A102" w16cex:dateUtc="2026-09-23T09:47:00Z"/>
  <w16cex:commentExtensible w16cex:durableId="76B5E30C" w16cex:dateUtc="2026-09-23T09:56:00Z"/>
  <w16cex:commentExtensible w16cex:durableId="46A00679" w16cex:dateUtc="2026-09-23T10:44:00Z"/>
  <w16cex:commentExtensible w16cex:durableId="728C2C08" w16cex:dateUtc="2026-09-23T10:39:00Z"/>
  <w16cex:commentExtensible w16cex:durableId="35250F88" w16cex:dateUtc="2026-09-23T10: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8FF45C" w16cid:durableId="3CA467ED"/>
  <w16cid:commentId w16cid:paraId="265B67DC" w16cid:durableId="4FC0ED07"/>
  <w16cid:commentId w16cid:paraId="2C5FB035" w16cid:durableId="3295DEB3"/>
  <w16cid:commentId w16cid:paraId="7E026252" w16cid:durableId="403D295A"/>
  <w16cid:commentId w16cid:paraId="4E2D3289" w16cid:durableId="49D3A102"/>
  <w16cid:commentId w16cid:paraId="37B0ECED" w16cid:durableId="76B5E30C"/>
  <w16cid:commentId w16cid:paraId="25EEF18A" w16cid:durableId="46A00679"/>
  <w16cid:commentId w16cid:paraId="62BEFB95" w16cid:durableId="728C2C08"/>
  <w16cid:commentId w16cid:paraId="78ACCAA8" w16cid:durableId="35250F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D2802" w14:textId="77777777" w:rsidR="00AB6641" w:rsidRDefault="00AB6641">
      <w:r>
        <w:separator/>
      </w:r>
    </w:p>
  </w:endnote>
  <w:endnote w:type="continuationSeparator" w:id="0">
    <w:p w14:paraId="28EBCA92" w14:textId="77777777" w:rsidR="00AB6641" w:rsidRDefault="00AB6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78BB3" w14:textId="77777777" w:rsidR="00F911F4" w:rsidRDefault="00F911F4">
    <w:pPr>
      <w:spacing w:line="184" w:lineRule="auto"/>
      <w:ind w:left="31"/>
      <w:rPr>
        <w:rFonts w:ascii="Times New Roman" w:eastAsia="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0C624" w14:textId="77777777" w:rsidR="00AB6641" w:rsidRDefault="00AB6641">
      <w:r>
        <w:separator/>
      </w:r>
    </w:p>
  </w:footnote>
  <w:footnote w:type="continuationSeparator" w:id="0">
    <w:p w14:paraId="578E7705" w14:textId="77777777" w:rsidR="00AB6641" w:rsidRDefault="00AB66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D3DF7" w14:textId="77777777" w:rsidR="00F911F4" w:rsidRDefault="00F911F4">
    <w:pPr>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534A"/>
    <w:multiLevelType w:val="hybridMultilevel"/>
    <w:tmpl w:val="A6C8DB96"/>
    <w:lvl w:ilvl="0" w:tplc="0360CCF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28F0911"/>
    <w:multiLevelType w:val="singleLevel"/>
    <w:tmpl w:val="028F0911"/>
    <w:lvl w:ilvl="0">
      <w:start w:val="1"/>
      <w:numFmt w:val="decimal"/>
      <w:suff w:val="nothing"/>
      <w:lvlText w:val="（%1）"/>
      <w:lvlJc w:val="left"/>
    </w:lvl>
  </w:abstractNum>
  <w:num w:numId="1" w16cid:durableId="472452243">
    <w:abstractNumId w:val="1"/>
  </w:num>
  <w:num w:numId="2" w16cid:durableId="77683077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宁 张">
    <w15:presenceInfo w15:providerId="Windows Live" w15:userId="a4976943f5c912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bordersDoNotSurroundHeader/>
  <w:bordersDoNotSurroundFooter/>
  <w:trackRevisions/>
  <w:defaultTabStop w:val="420"/>
  <w:noPunctuationKerning/>
  <w:characterSpacingControl w:val="doNotCompress"/>
  <w:hdrShapeDefaults>
    <o:shapedefaults v:ext="edit" spidmax="2050"/>
  </w:hdrShapeDefaults>
  <w:footnotePr>
    <w:footnote w:id="-1"/>
    <w:footnote w:id="0"/>
  </w:footnotePr>
  <w:endnotePr>
    <w:endnote w:id="-1"/>
    <w:endnote w:id="0"/>
  </w:endnotePr>
  <w:compat>
    <w:spaceForUL/>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44E"/>
    <w:rsid w:val="00005A24"/>
    <w:rsid w:val="00017489"/>
    <w:rsid w:val="0003562E"/>
    <w:rsid w:val="0008087D"/>
    <w:rsid w:val="00083087"/>
    <w:rsid w:val="00091076"/>
    <w:rsid w:val="00092E11"/>
    <w:rsid w:val="00096524"/>
    <w:rsid w:val="000967AC"/>
    <w:rsid w:val="000A0276"/>
    <w:rsid w:val="000A2B3E"/>
    <w:rsid w:val="000B09FC"/>
    <w:rsid w:val="000B529C"/>
    <w:rsid w:val="000C1ACF"/>
    <w:rsid w:val="000F6D9F"/>
    <w:rsid w:val="001020B9"/>
    <w:rsid w:val="00105C42"/>
    <w:rsid w:val="00113284"/>
    <w:rsid w:val="00122013"/>
    <w:rsid w:val="00125610"/>
    <w:rsid w:val="00135EC0"/>
    <w:rsid w:val="00144E77"/>
    <w:rsid w:val="0014569B"/>
    <w:rsid w:val="001507CB"/>
    <w:rsid w:val="00154CBF"/>
    <w:rsid w:val="00161D8C"/>
    <w:rsid w:val="00166707"/>
    <w:rsid w:val="001A4FD1"/>
    <w:rsid w:val="001A710D"/>
    <w:rsid w:val="001B30BD"/>
    <w:rsid w:val="001D582B"/>
    <w:rsid w:val="001D6EEA"/>
    <w:rsid w:val="001E5124"/>
    <w:rsid w:val="001E571D"/>
    <w:rsid w:val="001E7AE4"/>
    <w:rsid w:val="00213238"/>
    <w:rsid w:val="00216189"/>
    <w:rsid w:val="0022491D"/>
    <w:rsid w:val="002328C1"/>
    <w:rsid w:val="0023615D"/>
    <w:rsid w:val="00265BB8"/>
    <w:rsid w:val="00280977"/>
    <w:rsid w:val="002A3617"/>
    <w:rsid w:val="002A361E"/>
    <w:rsid w:val="002B110D"/>
    <w:rsid w:val="002B4C4B"/>
    <w:rsid w:val="002C0E61"/>
    <w:rsid w:val="002D254A"/>
    <w:rsid w:val="002F1F65"/>
    <w:rsid w:val="00300FAA"/>
    <w:rsid w:val="00306E66"/>
    <w:rsid w:val="00312E62"/>
    <w:rsid w:val="0032377B"/>
    <w:rsid w:val="0032413E"/>
    <w:rsid w:val="003259F4"/>
    <w:rsid w:val="00334408"/>
    <w:rsid w:val="00343EDC"/>
    <w:rsid w:val="00350C06"/>
    <w:rsid w:val="003642E1"/>
    <w:rsid w:val="00383BB3"/>
    <w:rsid w:val="00384D78"/>
    <w:rsid w:val="00393821"/>
    <w:rsid w:val="003A1A8A"/>
    <w:rsid w:val="003A3EF0"/>
    <w:rsid w:val="003B2FBA"/>
    <w:rsid w:val="003B5E75"/>
    <w:rsid w:val="003C5713"/>
    <w:rsid w:val="003D0B64"/>
    <w:rsid w:val="003E691D"/>
    <w:rsid w:val="003E6C4C"/>
    <w:rsid w:val="003E784D"/>
    <w:rsid w:val="003F27D3"/>
    <w:rsid w:val="003F33FE"/>
    <w:rsid w:val="00403256"/>
    <w:rsid w:val="00407543"/>
    <w:rsid w:val="00413849"/>
    <w:rsid w:val="00416BFD"/>
    <w:rsid w:val="004201BD"/>
    <w:rsid w:val="0042668B"/>
    <w:rsid w:val="004315C2"/>
    <w:rsid w:val="0043171C"/>
    <w:rsid w:val="0044053B"/>
    <w:rsid w:val="00446A37"/>
    <w:rsid w:val="00447C34"/>
    <w:rsid w:val="00455CB0"/>
    <w:rsid w:val="00473B84"/>
    <w:rsid w:val="004818BA"/>
    <w:rsid w:val="00495D02"/>
    <w:rsid w:val="004B2D6D"/>
    <w:rsid w:val="004C5EC2"/>
    <w:rsid w:val="004C6CFD"/>
    <w:rsid w:val="004D08E5"/>
    <w:rsid w:val="00503054"/>
    <w:rsid w:val="00530469"/>
    <w:rsid w:val="005320C0"/>
    <w:rsid w:val="00533D4B"/>
    <w:rsid w:val="00536E7A"/>
    <w:rsid w:val="00546776"/>
    <w:rsid w:val="005568CD"/>
    <w:rsid w:val="0056587C"/>
    <w:rsid w:val="00570E3D"/>
    <w:rsid w:val="005912B9"/>
    <w:rsid w:val="00592F66"/>
    <w:rsid w:val="005B246C"/>
    <w:rsid w:val="005B3954"/>
    <w:rsid w:val="005B4AB1"/>
    <w:rsid w:val="005B5CAB"/>
    <w:rsid w:val="005B6A7E"/>
    <w:rsid w:val="005C42F0"/>
    <w:rsid w:val="005D1207"/>
    <w:rsid w:val="005D21B6"/>
    <w:rsid w:val="005E5347"/>
    <w:rsid w:val="005E7073"/>
    <w:rsid w:val="005F0C12"/>
    <w:rsid w:val="00610D87"/>
    <w:rsid w:val="00611671"/>
    <w:rsid w:val="0062374B"/>
    <w:rsid w:val="006501FB"/>
    <w:rsid w:val="00660595"/>
    <w:rsid w:val="00682C85"/>
    <w:rsid w:val="0069075D"/>
    <w:rsid w:val="006A3EF5"/>
    <w:rsid w:val="006C18E8"/>
    <w:rsid w:val="006C5B9F"/>
    <w:rsid w:val="006D5710"/>
    <w:rsid w:val="006D6454"/>
    <w:rsid w:val="006E008A"/>
    <w:rsid w:val="006E3FA8"/>
    <w:rsid w:val="006E4601"/>
    <w:rsid w:val="006E7EEB"/>
    <w:rsid w:val="006F5280"/>
    <w:rsid w:val="006F6466"/>
    <w:rsid w:val="00701C09"/>
    <w:rsid w:val="00710D17"/>
    <w:rsid w:val="00713CF7"/>
    <w:rsid w:val="00716D6A"/>
    <w:rsid w:val="007264A1"/>
    <w:rsid w:val="00737007"/>
    <w:rsid w:val="00757606"/>
    <w:rsid w:val="00794664"/>
    <w:rsid w:val="00794A6C"/>
    <w:rsid w:val="007A60B7"/>
    <w:rsid w:val="007C5582"/>
    <w:rsid w:val="007C64CB"/>
    <w:rsid w:val="007C7B76"/>
    <w:rsid w:val="007D676F"/>
    <w:rsid w:val="007E3B9E"/>
    <w:rsid w:val="007E6FDC"/>
    <w:rsid w:val="00825A02"/>
    <w:rsid w:val="00845247"/>
    <w:rsid w:val="008567D3"/>
    <w:rsid w:val="00863D4E"/>
    <w:rsid w:val="0086480A"/>
    <w:rsid w:val="008731C0"/>
    <w:rsid w:val="008762DD"/>
    <w:rsid w:val="00885F3E"/>
    <w:rsid w:val="00886009"/>
    <w:rsid w:val="008A64D4"/>
    <w:rsid w:val="008B6E12"/>
    <w:rsid w:val="008C5783"/>
    <w:rsid w:val="008E25F0"/>
    <w:rsid w:val="00901D36"/>
    <w:rsid w:val="009314D6"/>
    <w:rsid w:val="00941752"/>
    <w:rsid w:val="0095458B"/>
    <w:rsid w:val="0096146B"/>
    <w:rsid w:val="009631E6"/>
    <w:rsid w:val="009700D8"/>
    <w:rsid w:val="00974B3D"/>
    <w:rsid w:val="00976966"/>
    <w:rsid w:val="00986244"/>
    <w:rsid w:val="00992B78"/>
    <w:rsid w:val="009934B1"/>
    <w:rsid w:val="009A650E"/>
    <w:rsid w:val="009C0A56"/>
    <w:rsid w:val="009C11CA"/>
    <w:rsid w:val="009C15FB"/>
    <w:rsid w:val="009C6600"/>
    <w:rsid w:val="009D7946"/>
    <w:rsid w:val="009E6443"/>
    <w:rsid w:val="009F2D29"/>
    <w:rsid w:val="009F313C"/>
    <w:rsid w:val="009F51FD"/>
    <w:rsid w:val="009F5368"/>
    <w:rsid w:val="00A1591E"/>
    <w:rsid w:val="00A2240B"/>
    <w:rsid w:val="00A26D1D"/>
    <w:rsid w:val="00A37EFC"/>
    <w:rsid w:val="00A46CBC"/>
    <w:rsid w:val="00A564C0"/>
    <w:rsid w:val="00A5678D"/>
    <w:rsid w:val="00A57D2F"/>
    <w:rsid w:val="00A6302F"/>
    <w:rsid w:val="00A80B3B"/>
    <w:rsid w:val="00AA124A"/>
    <w:rsid w:val="00AB6641"/>
    <w:rsid w:val="00AC35F7"/>
    <w:rsid w:val="00AC690D"/>
    <w:rsid w:val="00AC6F28"/>
    <w:rsid w:val="00AE0F00"/>
    <w:rsid w:val="00B022F3"/>
    <w:rsid w:val="00B17490"/>
    <w:rsid w:val="00B203B1"/>
    <w:rsid w:val="00B22546"/>
    <w:rsid w:val="00B33824"/>
    <w:rsid w:val="00B403E7"/>
    <w:rsid w:val="00B4078D"/>
    <w:rsid w:val="00B41AAC"/>
    <w:rsid w:val="00B52497"/>
    <w:rsid w:val="00B550EA"/>
    <w:rsid w:val="00B5642D"/>
    <w:rsid w:val="00B61B8F"/>
    <w:rsid w:val="00B663F0"/>
    <w:rsid w:val="00B70299"/>
    <w:rsid w:val="00B82A05"/>
    <w:rsid w:val="00B97526"/>
    <w:rsid w:val="00BD03E5"/>
    <w:rsid w:val="00BD71D3"/>
    <w:rsid w:val="00BE431B"/>
    <w:rsid w:val="00BE799D"/>
    <w:rsid w:val="00BF1A01"/>
    <w:rsid w:val="00BF7734"/>
    <w:rsid w:val="00C00191"/>
    <w:rsid w:val="00C020E0"/>
    <w:rsid w:val="00C02AF7"/>
    <w:rsid w:val="00C066D3"/>
    <w:rsid w:val="00C1277C"/>
    <w:rsid w:val="00C12927"/>
    <w:rsid w:val="00C22744"/>
    <w:rsid w:val="00C23609"/>
    <w:rsid w:val="00C24698"/>
    <w:rsid w:val="00C35BF6"/>
    <w:rsid w:val="00C370D0"/>
    <w:rsid w:val="00C50421"/>
    <w:rsid w:val="00C7458A"/>
    <w:rsid w:val="00C74F3A"/>
    <w:rsid w:val="00C778CB"/>
    <w:rsid w:val="00C80406"/>
    <w:rsid w:val="00C8227D"/>
    <w:rsid w:val="00CA02E6"/>
    <w:rsid w:val="00CA3593"/>
    <w:rsid w:val="00CE2A49"/>
    <w:rsid w:val="00CF49E2"/>
    <w:rsid w:val="00D16EA8"/>
    <w:rsid w:val="00D17023"/>
    <w:rsid w:val="00D25DCB"/>
    <w:rsid w:val="00D37C78"/>
    <w:rsid w:val="00D44D16"/>
    <w:rsid w:val="00D51110"/>
    <w:rsid w:val="00D66B34"/>
    <w:rsid w:val="00D72CDC"/>
    <w:rsid w:val="00D74CAC"/>
    <w:rsid w:val="00DB18A6"/>
    <w:rsid w:val="00DB6B6C"/>
    <w:rsid w:val="00DD0D7A"/>
    <w:rsid w:val="00DD55DD"/>
    <w:rsid w:val="00DE1A44"/>
    <w:rsid w:val="00DE357C"/>
    <w:rsid w:val="00DF4B7E"/>
    <w:rsid w:val="00E05BEC"/>
    <w:rsid w:val="00E20E70"/>
    <w:rsid w:val="00E21F58"/>
    <w:rsid w:val="00E5744E"/>
    <w:rsid w:val="00E65C67"/>
    <w:rsid w:val="00E664D5"/>
    <w:rsid w:val="00E751EE"/>
    <w:rsid w:val="00E76DEC"/>
    <w:rsid w:val="00E77A6A"/>
    <w:rsid w:val="00E80015"/>
    <w:rsid w:val="00E83806"/>
    <w:rsid w:val="00EA5691"/>
    <w:rsid w:val="00EB3FFB"/>
    <w:rsid w:val="00ED7753"/>
    <w:rsid w:val="00EE1423"/>
    <w:rsid w:val="00EE6C58"/>
    <w:rsid w:val="00EF24F9"/>
    <w:rsid w:val="00EF7938"/>
    <w:rsid w:val="00F029F9"/>
    <w:rsid w:val="00F3038A"/>
    <w:rsid w:val="00F34102"/>
    <w:rsid w:val="00F45229"/>
    <w:rsid w:val="00F50F55"/>
    <w:rsid w:val="00F73DC5"/>
    <w:rsid w:val="00F84B86"/>
    <w:rsid w:val="00F911F4"/>
    <w:rsid w:val="00FA150B"/>
    <w:rsid w:val="00FB0559"/>
    <w:rsid w:val="00FB5BD8"/>
    <w:rsid w:val="00FB6900"/>
    <w:rsid w:val="00FD1A31"/>
    <w:rsid w:val="00FF7EB0"/>
    <w:rsid w:val="04A05030"/>
    <w:rsid w:val="0616772D"/>
    <w:rsid w:val="08B07271"/>
    <w:rsid w:val="0A002BCE"/>
    <w:rsid w:val="0C5D499C"/>
    <w:rsid w:val="0F53554E"/>
    <w:rsid w:val="0F831919"/>
    <w:rsid w:val="137477A0"/>
    <w:rsid w:val="13DB18D7"/>
    <w:rsid w:val="16595207"/>
    <w:rsid w:val="18666F26"/>
    <w:rsid w:val="194C6B7F"/>
    <w:rsid w:val="1B8F3DB2"/>
    <w:rsid w:val="1CFF3AE8"/>
    <w:rsid w:val="1EA15414"/>
    <w:rsid w:val="1F1614B9"/>
    <w:rsid w:val="1F502D95"/>
    <w:rsid w:val="22643B2A"/>
    <w:rsid w:val="29330BC2"/>
    <w:rsid w:val="2BA536BF"/>
    <w:rsid w:val="2FC35981"/>
    <w:rsid w:val="30064D6A"/>
    <w:rsid w:val="319C292D"/>
    <w:rsid w:val="3322274B"/>
    <w:rsid w:val="33FC4F51"/>
    <w:rsid w:val="348B3ACF"/>
    <w:rsid w:val="359475C1"/>
    <w:rsid w:val="377C4439"/>
    <w:rsid w:val="39380DA9"/>
    <w:rsid w:val="47436B4F"/>
    <w:rsid w:val="49A447B0"/>
    <w:rsid w:val="4B7E2A06"/>
    <w:rsid w:val="509D52DC"/>
    <w:rsid w:val="5283285A"/>
    <w:rsid w:val="53456680"/>
    <w:rsid w:val="54D6371E"/>
    <w:rsid w:val="558C23FD"/>
    <w:rsid w:val="55E914C7"/>
    <w:rsid w:val="5BD15EBC"/>
    <w:rsid w:val="5C1D44E7"/>
    <w:rsid w:val="5CC74949"/>
    <w:rsid w:val="5F3C4D82"/>
    <w:rsid w:val="5F5C0A05"/>
    <w:rsid w:val="604F37B2"/>
    <w:rsid w:val="60F17980"/>
    <w:rsid w:val="648F30A2"/>
    <w:rsid w:val="64E761E0"/>
    <w:rsid w:val="65814A4C"/>
    <w:rsid w:val="664C5DA1"/>
    <w:rsid w:val="66A87FF1"/>
    <w:rsid w:val="68AC3284"/>
    <w:rsid w:val="69432B4F"/>
    <w:rsid w:val="6B605370"/>
    <w:rsid w:val="6CD05F11"/>
    <w:rsid w:val="6E46366B"/>
    <w:rsid w:val="6F1658B8"/>
    <w:rsid w:val="70F530D1"/>
    <w:rsid w:val="71D40D4C"/>
    <w:rsid w:val="76B07B68"/>
    <w:rsid w:val="772010B0"/>
    <w:rsid w:val="79E30A34"/>
    <w:rsid w:val="7C8D3A56"/>
    <w:rsid w:val="7E7F0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14A6F2"/>
  <w15:docId w15:val="{E2D81C54-1394-45A2-9904-3680C2011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Body Tex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rPr>
      <w:rFonts w:ascii="宋体" w:eastAsia="宋体" w:hAnsi="宋体" w:cs="宋体"/>
      <w:sz w:val="24"/>
      <w:szCs w:val="24"/>
    </w:rPr>
  </w:style>
  <w:style w:type="paragraph" w:styleId="a5">
    <w:name w:val="Normal (Web)"/>
    <w:basedOn w:val="a"/>
    <w:pPr>
      <w:spacing w:beforeAutospacing="1" w:afterAutospacing="1"/>
    </w:pPr>
    <w:rPr>
      <w:rFonts w:cs="Times New Roman"/>
      <w:sz w:val="24"/>
      <w:lang w:eastAsia="zh-CN"/>
    </w:rPr>
  </w:style>
  <w:style w:type="character" w:styleId="a6">
    <w:name w:val="Strong"/>
    <w:basedOn w:val="a0"/>
    <w:uiPriority w:val="22"/>
    <w:qFormat/>
    <w:rPr>
      <w:b/>
      <w:bCs/>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Times New Roman" w:eastAsia="Times New Roman" w:hAnsi="Times New Roman" w:cs="Times New Roman"/>
      <w:sz w:val="18"/>
      <w:szCs w:val="18"/>
    </w:rPr>
  </w:style>
  <w:style w:type="character" w:styleId="a7">
    <w:name w:val="Placeholder Text"/>
    <w:basedOn w:val="a0"/>
    <w:uiPriority w:val="99"/>
    <w:unhideWhenUsed/>
    <w:rPr>
      <w:color w:val="666666"/>
    </w:rPr>
  </w:style>
  <w:style w:type="paragraph" w:styleId="a8">
    <w:name w:val="header"/>
    <w:basedOn w:val="a"/>
    <w:link w:val="a9"/>
    <w:rsid w:val="00C50421"/>
    <w:pPr>
      <w:tabs>
        <w:tab w:val="center" w:pos="4153"/>
        <w:tab w:val="right" w:pos="8306"/>
      </w:tabs>
      <w:jc w:val="center"/>
    </w:pPr>
    <w:rPr>
      <w:sz w:val="18"/>
      <w:szCs w:val="18"/>
    </w:rPr>
  </w:style>
  <w:style w:type="character" w:customStyle="1" w:styleId="a9">
    <w:name w:val="页眉 字符"/>
    <w:basedOn w:val="a0"/>
    <w:link w:val="a8"/>
    <w:rsid w:val="00C50421"/>
    <w:rPr>
      <w:rFonts w:ascii="Arial" w:eastAsia="Arial" w:hAnsi="Arial" w:cs="Arial"/>
      <w:snapToGrid w:val="0"/>
      <w:color w:val="000000"/>
      <w:sz w:val="18"/>
      <w:szCs w:val="18"/>
      <w:lang w:eastAsia="en-US"/>
    </w:rPr>
  </w:style>
  <w:style w:type="paragraph" w:styleId="aa">
    <w:name w:val="footer"/>
    <w:basedOn w:val="a"/>
    <w:link w:val="ab"/>
    <w:rsid w:val="00C50421"/>
    <w:pPr>
      <w:tabs>
        <w:tab w:val="center" w:pos="4153"/>
        <w:tab w:val="right" w:pos="8306"/>
      </w:tabs>
    </w:pPr>
    <w:rPr>
      <w:sz w:val="18"/>
      <w:szCs w:val="18"/>
    </w:rPr>
  </w:style>
  <w:style w:type="character" w:customStyle="1" w:styleId="ab">
    <w:name w:val="页脚 字符"/>
    <w:basedOn w:val="a0"/>
    <w:link w:val="aa"/>
    <w:rsid w:val="00C50421"/>
    <w:rPr>
      <w:rFonts w:ascii="Arial" w:eastAsia="Arial" w:hAnsi="Arial" w:cs="Arial"/>
      <w:snapToGrid w:val="0"/>
      <w:color w:val="000000"/>
      <w:sz w:val="18"/>
      <w:szCs w:val="18"/>
      <w:lang w:eastAsia="en-US"/>
    </w:rPr>
  </w:style>
  <w:style w:type="table" w:styleId="ac">
    <w:name w:val="Table Grid"/>
    <w:basedOn w:val="a1"/>
    <w:rsid w:val="00C50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d">
    <w:name w:val="三线表"/>
    <w:basedOn w:val="a1"/>
    <w:uiPriority w:val="99"/>
    <w:rsid w:val="00C50421"/>
    <w:rPr>
      <w:sz w:val="24"/>
    </w:rPr>
    <w:tblPr>
      <w:tblBorders>
        <w:top w:val="single" w:sz="12" w:space="0" w:color="auto"/>
        <w:bottom w:val="single" w:sz="12" w:space="0" w:color="auto"/>
      </w:tblBorders>
    </w:tblPr>
    <w:tblStylePr w:type="firstRow">
      <w:rPr>
        <w:rFonts w:eastAsia="宋体"/>
        <w:sz w:val="24"/>
      </w:rPr>
      <w:tblPr/>
      <w:tcPr>
        <w:tcBorders>
          <w:bottom w:val="single" w:sz="6" w:space="0" w:color="auto"/>
        </w:tcBorders>
      </w:tcPr>
    </w:tblStylePr>
  </w:style>
  <w:style w:type="character" w:customStyle="1" w:styleId="MTEquationSection">
    <w:name w:val="MTEquationSection"/>
    <w:basedOn w:val="a0"/>
    <w:rsid w:val="003A1A8A"/>
    <w:rPr>
      <w:rFonts w:ascii="Times New Roman" w:eastAsia="宋体" w:hAnsi="Times New Roman" w:cs="Times New Roman"/>
      <w:b/>
      <w:bCs/>
      <w:vanish/>
      <w:color w:val="FF0000"/>
      <w:spacing w:val="7"/>
      <w:sz w:val="31"/>
      <w:szCs w:val="31"/>
      <w:lang w:eastAsia="zh-CN"/>
    </w:rPr>
  </w:style>
  <w:style w:type="paragraph" w:customStyle="1" w:styleId="MTDisplayEquation">
    <w:name w:val="MTDisplayEquation"/>
    <w:basedOn w:val="a3"/>
    <w:next w:val="a"/>
    <w:link w:val="MTDisplayEquation0"/>
    <w:rsid w:val="003A1A8A"/>
    <w:pPr>
      <w:tabs>
        <w:tab w:val="center" w:pos="4160"/>
        <w:tab w:val="right" w:pos="8300"/>
      </w:tabs>
      <w:spacing w:before="37" w:line="274" w:lineRule="auto"/>
      <w:ind w:right="328"/>
      <w:jc w:val="center"/>
    </w:pPr>
    <w:rPr>
      <w:spacing w:val="-2"/>
      <w:sz w:val="21"/>
      <w:szCs w:val="21"/>
    </w:rPr>
  </w:style>
  <w:style w:type="character" w:customStyle="1" w:styleId="a4">
    <w:name w:val="正文文本 字符"/>
    <w:basedOn w:val="a0"/>
    <w:link w:val="a3"/>
    <w:semiHidden/>
    <w:rsid w:val="003A1A8A"/>
    <w:rPr>
      <w:rFonts w:ascii="宋体" w:hAnsi="宋体" w:cs="宋体"/>
      <w:snapToGrid w:val="0"/>
      <w:color w:val="000000"/>
      <w:sz w:val="24"/>
      <w:szCs w:val="24"/>
      <w:lang w:eastAsia="en-US"/>
    </w:rPr>
  </w:style>
  <w:style w:type="character" w:customStyle="1" w:styleId="MTDisplayEquation0">
    <w:name w:val="MTDisplayEquation 字符"/>
    <w:basedOn w:val="a4"/>
    <w:link w:val="MTDisplayEquation"/>
    <w:rsid w:val="003A1A8A"/>
    <w:rPr>
      <w:rFonts w:ascii="宋体" w:hAnsi="宋体" w:cs="宋体"/>
      <w:snapToGrid w:val="0"/>
      <w:color w:val="000000"/>
      <w:spacing w:val="-2"/>
      <w:sz w:val="21"/>
      <w:szCs w:val="21"/>
      <w:lang w:eastAsia="en-US"/>
    </w:rPr>
  </w:style>
  <w:style w:type="character" w:styleId="ae">
    <w:name w:val="annotation reference"/>
    <w:basedOn w:val="a0"/>
    <w:rsid w:val="00DB6B6C"/>
    <w:rPr>
      <w:sz w:val="21"/>
      <w:szCs w:val="21"/>
    </w:rPr>
  </w:style>
  <w:style w:type="paragraph" w:styleId="af">
    <w:name w:val="annotation text"/>
    <w:basedOn w:val="a"/>
    <w:link w:val="af0"/>
    <w:rsid w:val="00DB6B6C"/>
  </w:style>
  <w:style w:type="character" w:customStyle="1" w:styleId="af0">
    <w:name w:val="批注文字 字符"/>
    <w:basedOn w:val="a0"/>
    <w:link w:val="af"/>
    <w:rsid w:val="00DB6B6C"/>
    <w:rPr>
      <w:rFonts w:ascii="Arial" w:eastAsia="Arial" w:hAnsi="Arial" w:cs="Arial"/>
      <w:snapToGrid w:val="0"/>
      <w:color w:val="000000"/>
      <w:sz w:val="21"/>
      <w:szCs w:val="21"/>
      <w:lang w:eastAsia="en-US"/>
    </w:rPr>
  </w:style>
  <w:style w:type="paragraph" w:styleId="af1">
    <w:name w:val="annotation subject"/>
    <w:basedOn w:val="af"/>
    <w:next w:val="af"/>
    <w:link w:val="af2"/>
    <w:rsid w:val="00DB6B6C"/>
    <w:rPr>
      <w:b/>
      <w:bCs/>
    </w:rPr>
  </w:style>
  <w:style w:type="character" w:customStyle="1" w:styleId="af2">
    <w:name w:val="批注主题 字符"/>
    <w:basedOn w:val="af0"/>
    <w:link w:val="af1"/>
    <w:rsid w:val="00DB6B6C"/>
    <w:rPr>
      <w:rFonts w:ascii="Arial" w:eastAsia="Arial" w:hAnsi="Arial" w:cs="Arial"/>
      <w:b/>
      <w:bCs/>
      <w:snapToGrid w:val="0"/>
      <w:color w:val="000000"/>
      <w:sz w:val="21"/>
      <w:szCs w:val="21"/>
      <w:lang w:eastAsia="en-US"/>
    </w:rPr>
  </w:style>
  <w:style w:type="paragraph" w:styleId="af3">
    <w:name w:val="Revision"/>
    <w:hidden/>
    <w:uiPriority w:val="99"/>
    <w:unhideWhenUsed/>
    <w:rsid w:val="00DB6B6C"/>
    <w:rPr>
      <w:rFonts w:ascii="Arial" w:eastAsia="Arial" w:hAnsi="Arial" w:cs="Arial"/>
      <w:snapToGrid w:val="0"/>
      <w:color w:val="000000"/>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67311">
      <w:bodyDiv w:val="1"/>
      <w:marLeft w:val="0"/>
      <w:marRight w:val="0"/>
      <w:marTop w:val="0"/>
      <w:marBottom w:val="0"/>
      <w:divBdr>
        <w:top w:val="none" w:sz="0" w:space="0" w:color="auto"/>
        <w:left w:val="none" w:sz="0" w:space="0" w:color="auto"/>
        <w:bottom w:val="none" w:sz="0" w:space="0" w:color="auto"/>
        <w:right w:val="none" w:sz="0" w:space="0" w:color="auto"/>
      </w:divBdr>
    </w:div>
    <w:div w:id="185751501">
      <w:bodyDiv w:val="1"/>
      <w:marLeft w:val="0"/>
      <w:marRight w:val="0"/>
      <w:marTop w:val="0"/>
      <w:marBottom w:val="0"/>
      <w:divBdr>
        <w:top w:val="none" w:sz="0" w:space="0" w:color="auto"/>
        <w:left w:val="none" w:sz="0" w:space="0" w:color="auto"/>
        <w:bottom w:val="none" w:sz="0" w:space="0" w:color="auto"/>
        <w:right w:val="none" w:sz="0" w:space="0" w:color="auto"/>
      </w:divBdr>
    </w:div>
    <w:div w:id="210114832">
      <w:bodyDiv w:val="1"/>
      <w:marLeft w:val="0"/>
      <w:marRight w:val="0"/>
      <w:marTop w:val="0"/>
      <w:marBottom w:val="0"/>
      <w:divBdr>
        <w:top w:val="none" w:sz="0" w:space="0" w:color="auto"/>
        <w:left w:val="none" w:sz="0" w:space="0" w:color="auto"/>
        <w:bottom w:val="none" w:sz="0" w:space="0" w:color="auto"/>
        <w:right w:val="none" w:sz="0" w:space="0" w:color="auto"/>
      </w:divBdr>
    </w:div>
    <w:div w:id="271910496">
      <w:bodyDiv w:val="1"/>
      <w:marLeft w:val="0"/>
      <w:marRight w:val="0"/>
      <w:marTop w:val="0"/>
      <w:marBottom w:val="0"/>
      <w:divBdr>
        <w:top w:val="none" w:sz="0" w:space="0" w:color="auto"/>
        <w:left w:val="none" w:sz="0" w:space="0" w:color="auto"/>
        <w:bottom w:val="none" w:sz="0" w:space="0" w:color="auto"/>
        <w:right w:val="none" w:sz="0" w:space="0" w:color="auto"/>
      </w:divBdr>
    </w:div>
    <w:div w:id="318853272">
      <w:bodyDiv w:val="1"/>
      <w:marLeft w:val="0"/>
      <w:marRight w:val="0"/>
      <w:marTop w:val="0"/>
      <w:marBottom w:val="0"/>
      <w:divBdr>
        <w:top w:val="none" w:sz="0" w:space="0" w:color="auto"/>
        <w:left w:val="none" w:sz="0" w:space="0" w:color="auto"/>
        <w:bottom w:val="none" w:sz="0" w:space="0" w:color="auto"/>
        <w:right w:val="none" w:sz="0" w:space="0" w:color="auto"/>
      </w:divBdr>
    </w:div>
    <w:div w:id="323894620">
      <w:bodyDiv w:val="1"/>
      <w:marLeft w:val="0"/>
      <w:marRight w:val="0"/>
      <w:marTop w:val="0"/>
      <w:marBottom w:val="0"/>
      <w:divBdr>
        <w:top w:val="none" w:sz="0" w:space="0" w:color="auto"/>
        <w:left w:val="none" w:sz="0" w:space="0" w:color="auto"/>
        <w:bottom w:val="none" w:sz="0" w:space="0" w:color="auto"/>
        <w:right w:val="none" w:sz="0" w:space="0" w:color="auto"/>
      </w:divBdr>
    </w:div>
    <w:div w:id="326399164">
      <w:bodyDiv w:val="1"/>
      <w:marLeft w:val="0"/>
      <w:marRight w:val="0"/>
      <w:marTop w:val="0"/>
      <w:marBottom w:val="0"/>
      <w:divBdr>
        <w:top w:val="none" w:sz="0" w:space="0" w:color="auto"/>
        <w:left w:val="none" w:sz="0" w:space="0" w:color="auto"/>
        <w:bottom w:val="none" w:sz="0" w:space="0" w:color="auto"/>
        <w:right w:val="none" w:sz="0" w:space="0" w:color="auto"/>
      </w:divBdr>
    </w:div>
    <w:div w:id="348335351">
      <w:bodyDiv w:val="1"/>
      <w:marLeft w:val="0"/>
      <w:marRight w:val="0"/>
      <w:marTop w:val="0"/>
      <w:marBottom w:val="0"/>
      <w:divBdr>
        <w:top w:val="none" w:sz="0" w:space="0" w:color="auto"/>
        <w:left w:val="none" w:sz="0" w:space="0" w:color="auto"/>
        <w:bottom w:val="none" w:sz="0" w:space="0" w:color="auto"/>
        <w:right w:val="none" w:sz="0" w:space="0" w:color="auto"/>
      </w:divBdr>
    </w:div>
    <w:div w:id="361514380">
      <w:bodyDiv w:val="1"/>
      <w:marLeft w:val="0"/>
      <w:marRight w:val="0"/>
      <w:marTop w:val="0"/>
      <w:marBottom w:val="0"/>
      <w:divBdr>
        <w:top w:val="none" w:sz="0" w:space="0" w:color="auto"/>
        <w:left w:val="none" w:sz="0" w:space="0" w:color="auto"/>
        <w:bottom w:val="none" w:sz="0" w:space="0" w:color="auto"/>
        <w:right w:val="none" w:sz="0" w:space="0" w:color="auto"/>
      </w:divBdr>
    </w:div>
    <w:div w:id="395903235">
      <w:bodyDiv w:val="1"/>
      <w:marLeft w:val="0"/>
      <w:marRight w:val="0"/>
      <w:marTop w:val="0"/>
      <w:marBottom w:val="0"/>
      <w:divBdr>
        <w:top w:val="none" w:sz="0" w:space="0" w:color="auto"/>
        <w:left w:val="none" w:sz="0" w:space="0" w:color="auto"/>
        <w:bottom w:val="none" w:sz="0" w:space="0" w:color="auto"/>
        <w:right w:val="none" w:sz="0" w:space="0" w:color="auto"/>
      </w:divBdr>
    </w:div>
    <w:div w:id="430514208">
      <w:bodyDiv w:val="1"/>
      <w:marLeft w:val="0"/>
      <w:marRight w:val="0"/>
      <w:marTop w:val="0"/>
      <w:marBottom w:val="0"/>
      <w:divBdr>
        <w:top w:val="none" w:sz="0" w:space="0" w:color="auto"/>
        <w:left w:val="none" w:sz="0" w:space="0" w:color="auto"/>
        <w:bottom w:val="none" w:sz="0" w:space="0" w:color="auto"/>
        <w:right w:val="none" w:sz="0" w:space="0" w:color="auto"/>
      </w:divBdr>
    </w:div>
    <w:div w:id="611058505">
      <w:bodyDiv w:val="1"/>
      <w:marLeft w:val="0"/>
      <w:marRight w:val="0"/>
      <w:marTop w:val="0"/>
      <w:marBottom w:val="0"/>
      <w:divBdr>
        <w:top w:val="none" w:sz="0" w:space="0" w:color="auto"/>
        <w:left w:val="none" w:sz="0" w:space="0" w:color="auto"/>
        <w:bottom w:val="none" w:sz="0" w:space="0" w:color="auto"/>
        <w:right w:val="none" w:sz="0" w:space="0" w:color="auto"/>
      </w:divBdr>
    </w:div>
    <w:div w:id="642270701">
      <w:bodyDiv w:val="1"/>
      <w:marLeft w:val="0"/>
      <w:marRight w:val="0"/>
      <w:marTop w:val="0"/>
      <w:marBottom w:val="0"/>
      <w:divBdr>
        <w:top w:val="none" w:sz="0" w:space="0" w:color="auto"/>
        <w:left w:val="none" w:sz="0" w:space="0" w:color="auto"/>
        <w:bottom w:val="none" w:sz="0" w:space="0" w:color="auto"/>
        <w:right w:val="none" w:sz="0" w:space="0" w:color="auto"/>
      </w:divBdr>
    </w:div>
    <w:div w:id="652022693">
      <w:bodyDiv w:val="1"/>
      <w:marLeft w:val="0"/>
      <w:marRight w:val="0"/>
      <w:marTop w:val="0"/>
      <w:marBottom w:val="0"/>
      <w:divBdr>
        <w:top w:val="none" w:sz="0" w:space="0" w:color="auto"/>
        <w:left w:val="none" w:sz="0" w:space="0" w:color="auto"/>
        <w:bottom w:val="none" w:sz="0" w:space="0" w:color="auto"/>
        <w:right w:val="none" w:sz="0" w:space="0" w:color="auto"/>
      </w:divBdr>
    </w:div>
    <w:div w:id="692340974">
      <w:bodyDiv w:val="1"/>
      <w:marLeft w:val="0"/>
      <w:marRight w:val="0"/>
      <w:marTop w:val="0"/>
      <w:marBottom w:val="0"/>
      <w:divBdr>
        <w:top w:val="none" w:sz="0" w:space="0" w:color="auto"/>
        <w:left w:val="none" w:sz="0" w:space="0" w:color="auto"/>
        <w:bottom w:val="none" w:sz="0" w:space="0" w:color="auto"/>
        <w:right w:val="none" w:sz="0" w:space="0" w:color="auto"/>
      </w:divBdr>
    </w:div>
    <w:div w:id="764034750">
      <w:bodyDiv w:val="1"/>
      <w:marLeft w:val="0"/>
      <w:marRight w:val="0"/>
      <w:marTop w:val="0"/>
      <w:marBottom w:val="0"/>
      <w:divBdr>
        <w:top w:val="none" w:sz="0" w:space="0" w:color="auto"/>
        <w:left w:val="none" w:sz="0" w:space="0" w:color="auto"/>
        <w:bottom w:val="none" w:sz="0" w:space="0" w:color="auto"/>
        <w:right w:val="none" w:sz="0" w:space="0" w:color="auto"/>
      </w:divBdr>
    </w:div>
    <w:div w:id="785585354">
      <w:bodyDiv w:val="1"/>
      <w:marLeft w:val="0"/>
      <w:marRight w:val="0"/>
      <w:marTop w:val="0"/>
      <w:marBottom w:val="0"/>
      <w:divBdr>
        <w:top w:val="none" w:sz="0" w:space="0" w:color="auto"/>
        <w:left w:val="none" w:sz="0" w:space="0" w:color="auto"/>
        <w:bottom w:val="none" w:sz="0" w:space="0" w:color="auto"/>
        <w:right w:val="none" w:sz="0" w:space="0" w:color="auto"/>
      </w:divBdr>
    </w:div>
    <w:div w:id="833842504">
      <w:bodyDiv w:val="1"/>
      <w:marLeft w:val="0"/>
      <w:marRight w:val="0"/>
      <w:marTop w:val="0"/>
      <w:marBottom w:val="0"/>
      <w:divBdr>
        <w:top w:val="none" w:sz="0" w:space="0" w:color="auto"/>
        <w:left w:val="none" w:sz="0" w:space="0" w:color="auto"/>
        <w:bottom w:val="none" w:sz="0" w:space="0" w:color="auto"/>
        <w:right w:val="none" w:sz="0" w:space="0" w:color="auto"/>
      </w:divBdr>
      <w:divsChild>
        <w:div w:id="2120905339">
          <w:blockQuote w:val="1"/>
          <w:marLeft w:val="720"/>
          <w:marRight w:val="720"/>
          <w:marTop w:val="100"/>
          <w:marBottom w:val="100"/>
          <w:divBdr>
            <w:top w:val="none" w:sz="0" w:space="0" w:color="auto"/>
            <w:left w:val="none" w:sz="0" w:space="0" w:color="auto"/>
            <w:bottom w:val="none" w:sz="0" w:space="0" w:color="auto"/>
            <w:right w:val="none" w:sz="0" w:space="0" w:color="auto"/>
          </w:divBdr>
        </w:div>
        <w:div w:id="331303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270865">
      <w:bodyDiv w:val="1"/>
      <w:marLeft w:val="0"/>
      <w:marRight w:val="0"/>
      <w:marTop w:val="0"/>
      <w:marBottom w:val="0"/>
      <w:divBdr>
        <w:top w:val="none" w:sz="0" w:space="0" w:color="auto"/>
        <w:left w:val="none" w:sz="0" w:space="0" w:color="auto"/>
        <w:bottom w:val="none" w:sz="0" w:space="0" w:color="auto"/>
        <w:right w:val="none" w:sz="0" w:space="0" w:color="auto"/>
      </w:divBdr>
    </w:div>
    <w:div w:id="858739402">
      <w:bodyDiv w:val="1"/>
      <w:marLeft w:val="0"/>
      <w:marRight w:val="0"/>
      <w:marTop w:val="0"/>
      <w:marBottom w:val="0"/>
      <w:divBdr>
        <w:top w:val="none" w:sz="0" w:space="0" w:color="auto"/>
        <w:left w:val="none" w:sz="0" w:space="0" w:color="auto"/>
        <w:bottom w:val="none" w:sz="0" w:space="0" w:color="auto"/>
        <w:right w:val="none" w:sz="0" w:space="0" w:color="auto"/>
      </w:divBdr>
    </w:div>
    <w:div w:id="884489597">
      <w:bodyDiv w:val="1"/>
      <w:marLeft w:val="0"/>
      <w:marRight w:val="0"/>
      <w:marTop w:val="0"/>
      <w:marBottom w:val="0"/>
      <w:divBdr>
        <w:top w:val="none" w:sz="0" w:space="0" w:color="auto"/>
        <w:left w:val="none" w:sz="0" w:space="0" w:color="auto"/>
        <w:bottom w:val="none" w:sz="0" w:space="0" w:color="auto"/>
        <w:right w:val="none" w:sz="0" w:space="0" w:color="auto"/>
      </w:divBdr>
    </w:div>
    <w:div w:id="893463171">
      <w:bodyDiv w:val="1"/>
      <w:marLeft w:val="0"/>
      <w:marRight w:val="0"/>
      <w:marTop w:val="0"/>
      <w:marBottom w:val="0"/>
      <w:divBdr>
        <w:top w:val="none" w:sz="0" w:space="0" w:color="auto"/>
        <w:left w:val="none" w:sz="0" w:space="0" w:color="auto"/>
        <w:bottom w:val="none" w:sz="0" w:space="0" w:color="auto"/>
        <w:right w:val="none" w:sz="0" w:space="0" w:color="auto"/>
      </w:divBdr>
    </w:div>
    <w:div w:id="989406857">
      <w:bodyDiv w:val="1"/>
      <w:marLeft w:val="0"/>
      <w:marRight w:val="0"/>
      <w:marTop w:val="0"/>
      <w:marBottom w:val="0"/>
      <w:divBdr>
        <w:top w:val="none" w:sz="0" w:space="0" w:color="auto"/>
        <w:left w:val="none" w:sz="0" w:space="0" w:color="auto"/>
        <w:bottom w:val="none" w:sz="0" w:space="0" w:color="auto"/>
        <w:right w:val="none" w:sz="0" w:space="0" w:color="auto"/>
      </w:divBdr>
      <w:divsChild>
        <w:div w:id="76483592">
          <w:blockQuote w:val="1"/>
          <w:marLeft w:val="720"/>
          <w:marRight w:val="720"/>
          <w:marTop w:val="100"/>
          <w:marBottom w:val="100"/>
          <w:divBdr>
            <w:top w:val="none" w:sz="0" w:space="0" w:color="auto"/>
            <w:left w:val="none" w:sz="0" w:space="0" w:color="auto"/>
            <w:bottom w:val="none" w:sz="0" w:space="0" w:color="auto"/>
            <w:right w:val="none" w:sz="0" w:space="0" w:color="auto"/>
          </w:divBdr>
        </w:div>
        <w:div w:id="462116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2077817">
      <w:bodyDiv w:val="1"/>
      <w:marLeft w:val="0"/>
      <w:marRight w:val="0"/>
      <w:marTop w:val="0"/>
      <w:marBottom w:val="0"/>
      <w:divBdr>
        <w:top w:val="none" w:sz="0" w:space="0" w:color="auto"/>
        <w:left w:val="none" w:sz="0" w:space="0" w:color="auto"/>
        <w:bottom w:val="none" w:sz="0" w:space="0" w:color="auto"/>
        <w:right w:val="none" w:sz="0" w:space="0" w:color="auto"/>
      </w:divBdr>
    </w:div>
    <w:div w:id="1043749150">
      <w:bodyDiv w:val="1"/>
      <w:marLeft w:val="0"/>
      <w:marRight w:val="0"/>
      <w:marTop w:val="0"/>
      <w:marBottom w:val="0"/>
      <w:divBdr>
        <w:top w:val="none" w:sz="0" w:space="0" w:color="auto"/>
        <w:left w:val="none" w:sz="0" w:space="0" w:color="auto"/>
        <w:bottom w:val="none" w:sz="0" w:space="0" w:color="auto"/>
        <w:right w:val="none" w:sz="0" w:space="0" w:color="auto"/>
      </w:divBdr>
    </w:div>
    <w:div w:id="1076171177">
      <w:bodyDiv w:val="1"/>
      <w:marLeft w:val="0"/>
      <w:marRight w:val="0"/>
      <w:marTop w:val="0"/>
      <w:marBottom w:val="0"/>
      <w:divBdr>
        <w:top w:val="none" w:sz="0" w:space="0" w:color="auto"/>
        <w:left w:val="none" w:sz="0" w:space="0" w:color="auto"/>
        <w:bottom w:val="none" w:sz="0" w:space="0" w:color="auto"/>
        <w:right w:val="none" w:sz="0" w:space="0" w:color="auto"/>
      </w:divBdr>
    </w:div>
    <w:div w:id="1076627114">
      <w:bodyDiv w:val="1"/>
      <w:marLeft w:val="0"/>
      <w:marRight w:val="0"/>
      <w:marTop w:val="0"/>
      <w:marBottom w:val="0"/>
      <w:divBdr>
        <w:top w:val="none" w:sz="0" w:space="0" w:color="auto"/>
        <w:left w:val="none" w:sz="0" w:space="0" w:color="auto"/>
        <w:bottom w:val="none" w:sz="0" w:space="0" w:color="auto"/>
        <w:right w:val="none" w:sz="0" w:space="0" w:color="auto"/>
      </w:divBdr>
    </w:div>
    <w:div w:id="1113015079">
      <w:bodyDiv w:val="1"/>
      <w:marLeft w:val="0"/>
      <w:marRight w:val="0"/>
      <w:marTop w:val="0"/>
      <w:marBottom w:val="0"/>
      <w:divBdr>
        <w:top w:val="none" w:sz="0" w:space="0" w:color="auto"/>
        <w:left w:val="none" w:sz="0" w:space="0" w:color="auto"/>
        <w:bottom w:val="none" w:sz="0" w:space="0" w:color="auto"/>
        <w:right w:val="none" w:sz="0" w:space="0" w:color="auto"/>
      </w:divBdr>
    </w:div>
    <w:div w:id="1241865274">
      <w:bodyDiv w:val="1"/>
      <w:marLeft w:val="0"/>
      <w:marRight w:val="0"/>
      <w:marTop w:val="0"/>
      <w:marBottom w:val="0"/>
      <w:divBdr>
        <w:top w:val="none" w:sz="0" w:space="0" w:color="auto"/>
        <w:left w:val="none" w:sz="0" w:space="0" w:color="auto"/>
        <w:bottom w:val="none" w:sz="0" w:space="0" w:color="auto"/>
        <w:right w:val="none" w:sz="0" w:space="0" w:color="auto"/>
      </w:divBdr>
    </w:div>
    <w:div w:id="1333530366">
      <w:bodyDiv w:val="1"/>
      <w:marLeft w:val="0"/>
      <w:marRight w:val="0"/>
      <w:marTop w:val="0"/>
      <w:marBottom w:val="0"/>
      <w:divBdr>
        <w:top w:val="none" w:sz="0" w:space="0" w:color="auto"/>
        <w:left w:val="none" w:sz="0" w:space="0" w:color="auto"/>
        <w:bottom w:val="none" w:sz="0" w:space="0" w:color="auto"/>
        <w:right w:val="none" w:sz="0" w:space="0" w:color="auto"/>
      </w:divBdr>
    </w:div>
    <w:div w:id="1392583836">
      <w:bodyDiv w:val="1"/>
      <w:marLeft w:val="0"/>
      <w:marRight w:val="0"/>
      <w:marTop w:val="0"/>
      <w:marBottom w:val="0"/>
      <w:divBdr>
        <w:top w:val="none" w:sz="0" w:space="0" w:color="auto"/>
        <w:left w:val="none" w:sz="0" w:space="0" w:color="auto"/>
        <w:bottom w:val="none" w:sz="0" w:space="0" w:color="auto"/>
        <w:right w:val="none" w:sz="0" w:space="0" w:color="auto"/>
      </w:divBdr>
    </w:div>
    <w:div w:id="1418552220">
      <w:bodyDiv w:val="1"/>
      <w:marLeft w:val="0"/>
      <w:marRight w:val="0"/>
      <w:marTop w:val="0"/>
      <w:marBottom w:val="0"/>
      <w:divBdr>
        <w:top w:val="none" w:sz="0" w:space="0" w:color="auto"/>
        <w:left w:val="none" w:sz="0" w:space="0" w:color="auto"/>
        <w:bottom w:val="none" w:sz="0" w:space="0" w:color="auto"/>
        <w:right w:val="none" w:sz="0" w:space="0" w:color="auto"/>
      </w:divBdr>
    </w:div>
    <w:div w:id="1422290390">
      <w:bodyDiv w:val="1"/>
      <w:marLeft w:val="0"/>
      <w:marRight w:val="0"/>
      <w:marTop w:val="0"/>
      <w:marBottom w:val="0"/>
      <w:divBdr>
        <w:top w:val="none" w:sz="0" w:space="0" w:color="auto"/>
        <w:left w:val="none" w:sz="0" w:space="0" w:color="auto"/>
        <w:bottom w:val="none" w:sz="0" w:space="0" w:color="auto"/>
        <w:right w:val="none" w:sz="0" w:space="0" w:color="auto"/>
      </w:divBdr>
    </w:div>
    <w:div w:id="1448281925">
      <w:bodyDiv w:val="1"/>
      <w:marLeft w:val="0"/>
      <w:marRight w:val="0"/>
      <w:marTop w:val="0"/>
      <w:marBottom w:val="0"/>
      <w:divBdr>
        <w:top w:val="none" w:sz="0" w:space="0" w:color="auto"/>
        <w:left w:val="none" w:sz="0" w:space="0" w:color="auto"/>
        <w:bottom w:val="none" w:sz="0" w:space="0" w:color="auto"/>
        <w:right w:val="none" w:sz="0" w:space="0" w:color="auto"/>
      </w:divBdr>
    </w:div>
    <w:div w:id="1482578745">
      <w:bodyDiv w:val="1"/>
      <w:marLeft w:val="0"/>
      <w:marRight w:val="0"/>
      <w:marTop w:val="0"/>
      <w:marBottom w:val="0"/>
      <w:divBdr>
        <w:top w:val="none" w:sz="0" w:space="0" w:color="auto"/>
        <w:left w:val="none" w:sz="0" w:space="0" w:color="auto"/>
        <w:bottom w:val="none" w:sz="0" w:space="0" w:color="auto"/>
        <w:right w:val="none" w:sz="0" w:space="0" w:color="auto"/>
      </w:divBdr>
    </w:div>
    <w:div w:id="1574120340">
      <w:bodyDiv w:val="1"/>
      <w:marLeft w:val="0"/>
      <w:marRight w:val="0"/>
      <w:marTop w:val="0"/>
      <w:marBottom w:val="0"/>
      <w:divBdr>
        <w:top w:val="none" w:sz="0" w:space="0" w:color="auto"/>
        <w:left w:val="none" w:sz="0" w:space="0" w:color="auto"/>
        <w:bottom w:val="none" w:sz="0" w:space="0" w:color="auto"/>
        <w:right w:val="none" w:sz="0" w:space="0" w:color="auto"/>
      </w:divBdr>
    </w:div>
    <w:div w:id="1613125876">
      <w:bodyDiv w:val="1"/>
      <w:marLeft w:val="0"/>
      <w:marRight w:val="0"/>
      <w:marTop w:val="0"/>
      <w:marBottom w:val="0"/>
      <w:divBdr>
        <w:top w:val="none" w:sz="0" w:space="0" w:color="auto"/>
        <w:left w:val="none" w:sz="0" w:space="0" w:color="auto"/>
        <w:bottom w:val="none" w:sz="0" w:space="0" w:color="auto"/>
        <w:right w:val="none" w:sz="0" w:space="0" w:color="auto"/>
      </w:divBdr>
    </w:div>
    <w:div w:id="1714647907">
      <w:bodyDiv w:val="1"/>
      <w:marLeft w:val="0"/>
      <w:marRight w:val="0"/>
      <w:marTop w:val="0"/>
      <w:marBottom w:val="0"/>
      <w:divBdr>
        <w:top w:val="none" w:sz="0" w:space="0" w:color="auto"/>
        <w:left w:val="none" w:sz="0" w:space="0" w:color="auto"/>
        <w:bottom w:val="none" w:sz="0" w:space="0" w:color="auto"/>
        <w:right w:val="none" w:sz="0" w:space="0" w:color="auto"/>
      </w:divBdr>
    </w:div>
    <w:div w:id="1778254159">
      <w:bodyDiv w:val="1"/>
      <w:marLeft w:val="0"/>
      <w:marRight w:val="0"/>
      <w:marTop w:val="0"/>
      <w:marBottom w:val="0"/>
      <w:divBdr>
        <w:top w:val="none" w:sz="0" w:space="0" w:color="auto"/>
        <w:left w:val="none" w:sz="0" w:space="0" w:color="auto"/>
        <w:bottom w:val="none" w:sz="0" w:space="0" w:color="auto"/>
        <w:right w:val="none" w:sz="0" w:space="0" w:color="auto"/>
      </w:divBdr>
    </w:div>
    <w:div w:id="1799687380">
      <w:bodyDiv w:val="1"/>
      <w:marLeft w:val="0"/>
      <w:marRight w:val="0"/>
      <w:marTop w:val="0"/>
      <w:marBottom w:val="0"/>
      <w:divBdr>
        <w:top w:val="none" w:sz="0" w:space="0" w:color="auto"/>
        <w:left w:val="none" w:sz="0" w:space="0" w:color="auto"/>
        <w:bottom w:val="none" w:sz="0" w:space="0" w:color="auto"/>
        <w:right w:val="none" w:sz="0" w:space="0" w:color="auto"/>
      </w:divBdr>
    </w:div>
    <w:div w:id="1802650020">
      <w:bodyDiv w:val="1"/>
      <w:marLeft w:val="0"/>
      <w:marRight w:val="0"/>
      <w:marTop w:val="0"/>
      <w:marBottom w:val="0"/>
      <w:divBdr>
        <w:top w:val="none" w:sz="0" w:space="0" w:color="auto"/>
        <w:left w:val="none" w:sz="0" w:space="0" w:color="auto"/>
        <w:bottom w:val="none" w:sz="0" w:space="0" w:color="auto"/>
        <w:right w:val="none" w:sz="0" w:space="0" w:color="auto"/>
      </w:divBdr>
    </w:div>
    <w:div w:id="1810702067">
      <w:bodyDiv w:val="1"/>
      <w:marLeft w:val="0"/>
      <w:marRight w:val="0"/>
      <w:marTop w:val="0"/>
      <w:marBottom w:val="0"/>
      <w:divBdr>
        <w:top w:val="none" w:sz="0" w:space="0" w:color="auto"/>
        <w:left w:val="none" w:sz="0" w:space="0" w:color="auto"/>
        <w:bottom w:val="none" w:sz="0" w:space="0" w:color="auto"/>
        <w:right w:val="none" w:sz="0" w:space="0" w:color="auto"/>
      </w:divBdr>
    </w:div>
    <w:div w:id="1832065595">
      <w:bodyDiv w:val="1"/>
      <w:marLeft w:val="0"/>
      <w:marRight w:val="0"/>
      <w:marTop w:val="0"/>
      <w:marBottom w:val="0"/>
      <w:divBdr>
        <w:top w:val="none" w:sz="0" w:space="0" w:color="auto"/>
        <w:left w:val="none" w:sz="0" w:space="0" w:color="auto"/>
        <w:bottom w:val="none" w:sz="0" w:space="0" w:color="auto"/>
        <w:right w:val="none" w:sz="0" w:space="0" w:color="auto"/>
      </w:divBdr>
    </w:div>
    <w:div w:id="1849052403">
      <w:bodyDiv w:val="1"/>
      <w:marLeft w:val="0"/>
      <w:marRight w:val="0"/>
      <w:marTop w:val="0"/>
      <w:marBottom w:val="0"/>
      <w:divBdr>
        <w:top w:val="none" w:sz="0" w:space="0" w:color="auto"/>
        <w:left w:val="none" w:sz="0" w:space="0" w:color="auto"/>
        <w:bottom w:val="none" w:sz="0" w:space="0" w:color="auto"/>
        <w:right w:val="none" w:sz="0" w:space="0" w:color="auto"/>
      </w:divBdr>
    </w:div>
    <w:div w:id="1881630600">
      <w:bodyDiv w:val="1"/>
      <w:marLeft w:val="0"/>
      <w:marRight w:val="0"/>
      <w:marTop w:val="0"/>
      <w:marBottom w:val="0"/>
      <w:divBdr>
        <w:top w:val="none" w:sz="0" w:space="0" w:color="auto"/>
        <w:left w:val="none" w:sz="0" w:space="0" w:color="auto"/>
        <w:bottom w:val="none" w:sz="0" w:space="0" w:color="auto"/>
        <w:right w:val="none" w:sz="0" w:space="0" w:color="auto"/>
      </w:divBdr>
    </w:div>
    <w:div w:id="2039162606">
      <w:bodyDiv w:val="1"/>
      <w:marLeft w:val="0"/>
      <w:marRight w:val="0"/>
      <w:marTop w:val="0"/>
      <w:marBottom w:val="0"/>
      <w:divBdr>
        <w:top w:val="none" w:sz="0" w:space="0" w:color="auto"/>
        <w:left w:val="none" w:sz="0" w:space="0" w:color="auto"/>
        <w:bottom w:val="none" w:sz="0" w:space="0" w:color="auto"/>
        <w:right w:val="none" w:sz="0" w:space="0" w:color="auto"/>
      </w:divBdr>
    </w:div>
    <w:div w:id="21089648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image" Target="media/image19.png"/><Relationship Id="rId21" Type="http://schemas.openxmlformats.org/officeDocument/2006/relationships/image" Target="media/image8.wmf"/><Relationship Id="rId34" Type="http://schemas.openxmlformats.org/officeDocument/2006/relationships/oleObject" Target="embeddings/oleObject12.bin"/><Relationship Id="rId42" Type="http://schemas.microsoft.com/office/2016/09/relationships/commentsIds" Target="commentsIds.xml"/><Relationship Id="rId47" Type="http://schemas.openxmlformats.org/officeDocument/2006/relationships/image" Target="media/image23.wmf"/><Relationship Id="rId50" Type="http://schemas.openxmlformats.org/officeDocument/2006/relationships/oleObject" Target="embeddings/oleObject14.bin"/><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2.wmf"/><Relationship Id="rId11" Type="http://schemas.openxmlformats.org/officeDocument/2006/relationships/oleObject" Target="embeddings/oleObject1.bin"/><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7.png"/><Relationship Id="rId40" Type="http://schemas.openxmlformats.org/officeDocument/2006/relationships/comments" Target="comments.xml"/><Relationship Id="rId45" Type="http://schemas.openxmlformats.org/officeDocument/2006/relationships/image" Target="media/image21.png"/><Relationship Id="rId53" Type="http://schemas.openxmlformats.org/officeDocument/2006/relationships/header" Target="header1.xml"/><Relationship Id="rId5" Type="http://schemas.openxmlformats.org/officeDocument/2006/relationships/settings" Target="settings.xml"/><Relationship Id="rId19" Type="http://schemas.openxmlformats.org/officeDocument/2006/relationships/image" Target="media/image7.w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wmf"/><Relationship Id="rId22" Type="http://schemas.openxmlformats.org/officeDocument/2006/relationships/oleObject" Target="embeddings/oleObject6.bin"/><Relationship Id="rId27" Type="http://schemas.openxmlformats.org/officeDocument/2006/relationships/image" Target="media/image11.wmf"/><Relationship Id="rId30" Type="http://schemas.openxmlformats.org/officeDocument/2006/relationships/oleObject" Target="embeddings/oleObject10.bin"/><Relationship Id="rId35" Type="http://schemas.openxmlformats.org/officeDocument/2006/relationships/image" Target="media/image15.png"/><Relationship Id="rId43" Type="http://schemas.microsoft.com/office/2018/08/relationships/commentsExtensible" Target="commentsExtensible.xml"/><Relationship Id="rId48" Type="http://schemas.openxmlformats.org/officeDocument/2006/relationships/oleObject" Target="embeddings/oleObject13.bin"/><Relationship Id="rId56" Type="http://schemas.microsoft.com/office/2011/relationships/people" Target="people.xml"/><Relationship Id="rId8" Type="http://schemas.openxmlformats.org/officeDocument/2006/relationships/endnotes" Target="endnotes.xml"/><Relationship Id="rId51" Type="http://schemas.openxmlformats.org/officeDocument/2006/relationships/image" Target="media/image25.png"/><Relationship Id="rId3" Type="http://schemas.openxmlformats.org/officeDocument/2006/relationships/numbering" Target="numbering.xml"/><Relationship Id="rId12" Type="http://schemas.openxmlformats.org/officeDocument/2006/relationships/image" Target="media/image3.wmf"/><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image" Target="media/image18.png"/><Relationship Id="rId46" Type="http://schemas.openxmlformats.org/officeDocument/2006/relationships/image" Target="media/image22.png"/><Relationship Id="rId20" Type="http://schemas.openxmlformats.org/officeDocument/2006/relationships/oleObject" Target="embeddings/oleObject5.bin"/><Relationship Id="rId41" Type="http://schemas.microsoft.com/office/2011/relationships/commentsExtended" Target="commentsExtended.xm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9.wmf"/><Relationship Id="rId28" Type="http://schemas.openxmlformats.org/officeDocument/2006/relationships/oleObject" Target="embeddings/oleObject9.bin"/><Relationship Id="rId36" Type="http://schemas.openxmlformats.org/officeDocument/2006/relationships/image" Target="media/image16.png"/><Relationship Id="rId49" Type="http://schemas.openxmlformats.org/officeDocument/2006/relationships/image" Target="media/image24.wmf"/><Relationship Id="rId57" Type="http://schemas.openxmlformats.org/officeDocument/2006/relationships/theme" Target="theme/theme1.xml"/><Relationship Id="rId10" Type="http://schemas.openxmlformats.org/officeDocument/2006/relationships/image" Target="media/image2.wmf"/><Relationship Id="rId31" Type="http://schemas.openxmlformats.org/officeDocument/2006/relationships/image" Target="media/image13.wmf"/><Relationship Id="rId44" Type="http://schemas.openxmlformats.org/officeDocument/2006/relationships/image" Target="media/image20.png"/><Relationship Id="rId52" Type="http://schemas.openxmlformats.org/officeDocument/2006/relationships/image" Target="media/image2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ntractReview xmlns="http://schemas.wps.cn/vas-ai-hub/contract-review">
  <reviewItems>
    <reviewItem>
      <errorID>3f7d3222-cdbd-4632-bf3a-0e3d194b0e9f</errorID>
      <errorWord> </errorWord>
      <group>L1_Punc</group>
      <groupName>标点问题</groupName>
      <ability>L2_Punc_CN</ability>
      <abilityName>标点符号问题</abilityName>
      <candidateList>
        <item>·</item>
      </candidateList>
      <explain/>
      <paraID> E9676AC</paraID>
      <start>19</start>
      <end>20</end>
      <status>unmodified</status>
      <modifiedWord/>
      <trackRevisions>false</trackRevisions>
    </reviewItem>
    <reviewItem>
      <errorID>31c7c81d-1241-480b-b609-4567a55aa88c</errorID>
      <errorWord>~</errorWord>
      <group>L1_Format</group>
      <groupName>格式问题</groupName>
      <ability>L2_HalfPunc_CN</ability>
      <abilityName>全半角问题</abilityName>
      <candidateList>
        <item>～</item>
      </candidateList>
      <explain>文本全半角错误。</explain>
      <paraID> E9676AC</paraID>
      <start>51</start>
      <end>52</end>
      <status>unmodified</status>
      <modifiedWord/>
      <trackRevisions>false</trackRevisions>
    </reviewItem>
    <reviewItem>
      <errorID>84a18d97-fbbd-4d97-84f4-a8491318a0e0</errorID>
      <errorWord>的</errorWord>
      <group>L1_Word</group>
      <groupName>字词问题</groupName>
      <ability>L2_Typo</ability>
      <abilityName>字词错误</abilityName>
      <candidateList>
        <item>好的</item>
      </candidateList>
      <explain/>
      <paraID> E9676AC</paraID>
      <start>160</start>
      <end>161</end>
      <status>unmodified</status>
      <modifiedWord/>
      <trackRevisions>false</trackRevisions>
    </reviewItem>
    <reviewItem>
      <errorID>e4d1545a-3c6e-4b3b-95ab-0352c3e1ee0f</errorID>
      <errorWord>后放在</errorWord>
      <group>L1_Grammar</group>
      <groupName>语法问题</groupName>
      <ability>L2_Grammar</ability>
      <abilityName>语法错误</abilityName>
      <candidateList>
        <item>后</item>
      </candidateList>
      <explain/>
      <paraID> E9676AC</paraID>
      <start>227</start>
      <end>230</end>
      <status>unmodified</status>
      <modifiedWord/>
      <trackRevisions>false</trackRevisions>
    </reviewItem>
    <reviewItem>
      <errorID>8d85f5c1-3b93-4e6f-b106-687beee50959</errorID>
      <errorWord>，</errorWord>
      <group>L1_Punc</group>
      <groupName>标点问题</groupName>
      <ability>L2_Punc_CN</ability>
      <abilityName>标点符号问题</abilityName>
      <candidateList>
        <item>、</item>
      </candidateList>
      <explain/>
      <paraID>476111BA</paraID>
      <start>99</start>
      <end>100</end>
      <status>unmodified</status>
      <modifiedWord/>
      <trackRevisions>false</trackRevisions>
    </reviewItem>
    <reviewItem>
      <errorID>635bd85e-b3af-4209-913c-f37b069ecd59</errorID>
      <errorWord>准备试验</errorWord>
      <group>L1_Word</group>
      <groupName>字词问题</groupName>
      <ability>L2_Typo</ability>
      <abilityName>字词错误</abilityName>
      <candidateList>
        <item>试验准备</item>
      </candidateList>
      <explain/>
      <paraID>  B240A5</paraID>
      <start>48</start>
      <end>52</end>
      <status>unmodified</status>
      <modifiedWord/>
      <trackRevisions>false</trackRevisions>
    </reviewItem>
    <reviewItem>
      <errorID>0d4b8d70-2b70-4b2b-a60d-b0f09771e03b</errorID>
      <errorWord>噪音极其敏感，环境的噪音</errorWord>
      <group>L1_Word</group>
      <groupName>字词问题</groupName>
      <ability>L2_Typo</ability>
      <abilityName>字词错误</abilityName>
      <candidateList>
        <item>噪声极其敏感，环境的噪声</item>
      </candidateList>
      <explain/>
      <paraID>7E6DEC4B</paraID>
      <start>13</start>
      <end>25</end>
      <status>unmodified</status>
      <modifiedWord/>
      <trackRevisions>false</trackRevisions>
    </reviewItem>
    <reviewItem>
      <errorID>0ea76768-74bf-4194-a633-c92200bfc9b3</errorID>
      <errorWord>噪音</errorWord>
      <group>L1_Word</group>
      <groupName>字词问题</groupName>
      <ability>L2_Typo</ability>
      <abilityName>字词错误</abilityName>
      <candidateList>
        <item>噪声</item>
      </candidateList>
      <explain/>
      <paraID>7E6DEC4B</paraID>
      <start>57</start>
      <end>59</end>
      <status>unmodified</status>
      <modifiedWord/>
      <trackRevisions>false</trackRevisions>
    </reviewItem>
    <reviewItem>
      <errorID>030073d6-7b9c-4db7-a81f-e2f01593c748</errorID>
      <errorWord>受到</errorWord>
      <group>L1_Word</group>
      <groupName>字词问题</groupName>
      <ability>L2_Typo</ability>
      <abilityName>字词错误</abilityName>
      <candidateList>
        <item>受</item>
      </candidateList>
      <explain/>
      <paraID>72EC7237</paraID>
      <start>78</start>
      <end>80</end>
      <status>unmodified</status>
      <modifiedWord/>
      <trackRevisions>false</trackRevisions>
    </reviewItem>
    <reviewItem>
      <errorID>e056898d-f1fa-4b08-8fbe-78fd09dece67</errorID>
      <errorWord> </errorWord>
      <group>L1_Punc</group>
      <groupName>标点问题</groupName>
      <ability>L2_Punc_CN</ability>
      <abilityName>标点符号问题</abilityName>
      <candidateList>
        <item/>
      </candidateList>
      <explain>此处空格冗余，建议删除。</explain>
      <paraID>4460F231</paraID>
      <start>49</start>
      <end>50</end>
      <status>unmodified</status>
      <modifiedWord/>
      <trackRevisions>false</trackRevisions>
    </reviewItem>
    <reviewItem>
      <errorID>193e27ad-366b-4dce-9daf-d15c5a614876</errorID>
      <errorWord>μV </errorWord>
      <group>L1_Word</group>
      <groupName>字词问题</groupName>
      <ability>L2_Typo</ability>
      <abilityName>字词错误</abilityName>
      <candidateList>
        <item> μV</item>
      </candidateList>
      <explain/>
      <paraID>4460F231</paraID>
      <start>62</start>
      <end>65</end>
      <status>unmodified</status>
      <modifiedWord/>
      <trackRevisions>false</trackRevisions>
    </reviewItem>
    <reviewItem>
      <errorID>41b9ebfc-da7b-43c1-a825-d5a0304c2188</errorID>
      <errorWord>指征</errorWord>
      <group>L1_Word</group>
      <groupName>字词问题</groupName>
      <ability>L2_Typo</ability>
      <abilityName>字词错误</abilityName>
      <candidateList>
        <item>指标</item>
      </candidateList>
      <explain/>
      <paraID> 1104FFA</paraID>
      <start>132</start>
      <end>134</end>
      <status>unmodified</status>
      <modifiedWord/>
      <trackRevisions>false</trackRevisions>
    </reviewItem>
    <reviewItem>
      <errorID>07f636c1-46af-4d91-a8a9-3508feb7a20d</errorID>
      <errorWord>的</errorWord>
      <group>L1_Word</group>
      <groupName>字词问题</groupName>
      <ability>L2_Typo</ability>
      <abilityName>字词错误</abilityName>
      <candidateList>
        <item>地</item>
      </candidateList>
      <explain/>
      <paraID> 1104FFA</paraID>
      <start>137</start>
      <end>138</end>
      <status>unmodified</status>
      <modifiedWord/>
      <trackRevisions>false</trackRevisions>
    </reviewItem>
    <reviewItem>
      <errorID>4df817ff-adb0-491b-a5bd-0a57069573b1</errorID>
      <errorWord>(Aggelis D G et al. 2012; Ohno K and Ohtsu M 2010)</errorWord>
      <group>L1_Punc</group>
      <groupName>标点问题</groupName>
      <ability>L2_Punc_CN</ability>
      <abilityName>标点符号问题</abilityName>
      <candidateList>
        <item>（Aggelis D G et al. 2012; Ohno K and Ohtsu M 2010）</item>
      </candidateList>
      <explain/>
      <paraID>28736B5B</paraID>
      <start>25</start>
      <end>75</end>
      <status>unmodified</status>
      <modifiedWord/>
      <trackRevisions>false</trackRevisions>
    </reviewItem>
    <reviewItem>
      <errorID>32e279cb-59c8-431d-839f-4cb78fe524de</errorID>
      <errorWord>(</errorWord>
      <group>L1_Format</group>
      <groupName>格式问题</groupName>
      <ability>L2_HalfPunc_CN</ability>
      <abilityName>全半角问题</abilityName>
      <candidateList>
        <item>（</item>
      </candidateList>
      <explain>文本全半角错误。</explain>
      <paraID>28736B5B</paraID>
      <start>148</start>
      <end>149</end>
      <status>unmodified</status>
      <modifiedWord/>
      <trackRevisions>false</trackRevisions>
    </reviewItem>
    <reviewItem>
      <errorID>7cb6e88f-f99a-42ab-93bb-7e934450afd7</errorID>
      <errorWord> Get</errorWord>
      <group>L1_Word</group>
      <groupName>字词问题</groupName>
      <ability>L2_Typo</ability>
      <abilityName>字词错误</abilityName>
      <candidateList>
        <item> G et</item>
      </candidateList>
      <explain/>
      <paraID>28736B5B</paraID>
      <start>158</start>
      <end>162</end>
      <status>unmodified</status>
      <modifiedWord/>
      <trackRevisions>false</trackRevisions>
    </reviewItem>
    <reviewItem>
      <errorID>dedf0c18-0b0a-45f1-8289-8fc6f768c266</errorID>
      <errorWord>)</errorWord>
      <group>L1_Punc</group>
      <groupName>标点问题</groupName>
      <ability>L2_Punc_CN</ability>
      <abilityName>标点符号问题</abilityName>
      <candidateList>
        <item>）</item>
      </candidateList>
      <explain/>
      <paraID>28736B5B</paraID>
      <start>171</start>
      <end>172</end>
      <status>unmodified</status>
      <modifiedWord/>
      <trackRevisions>false</trackRevisions>
    </reviewItem>
    <reviewItem>
      <errorID>72b2ba50-ab6d-490f-b6e5-3f564d4b84a4</errorID>
      <errorWord>剖析</errorWord>
      <group>L1_Punc</group>
      <groupName>标点问题</groupName>
      <ability>L2_Punc_CN</ability>
      <abilityName>标点符号问题</abilityName>
      <candidateList>
        <item>剖析。</item>
      </candidateList>
      <explain/>
      <paraID>4EFBB396</paraID>
      <start>115</start>
      <end>117</end>
      <status>unmodified</status>
      <modifiedWord/>
      <trackRevisions>false</trackRevisions>
    </reviewItem>
    <reviewItem>
      <errorID>c2988ab0-3969-40fa-8e53-5f859a1f01a0</errorID>
      <errorWord>于的</errorWord>
      <group>L1_Word</group>
      <groupName>字词问题</groupName>
      <ability>L2_Typo</ability>
      <abilityName>字词错误</abilityName>
      <candidateList>
        <item>于</item>
      </candidateList>
      <explain/>
      <paraID>2764AD3A</paraID>
      <start>280</start>
      <end>282</end>
      <status>unmodified</status>
      <modifiedWord/>
      <trackRevisions>false</trackRevisions>
    </reviewItem>
    <reviewItem>
      <errorID>f2649594-52a9-44f2-bde2-825de66eaaad</errorID>
      <errorWord>随</errorWord>
      <group>L1_Word</group>
      <groupName>字词问题</groupName>
      <ability>L2_Typo</ability>
      <abilityName>字词错误</abilityName>
      <candidateList>
        <item>对</item>
      </candidateList>
      <explain/>
      <paraID>1826E764</paraID>
      <start>120</start>
      <end>121</end>
      <status>unmodified</status>
      <modifiedWord/>
      <trackRevisions>false</trackRevisions>
    </reviewItem>
    <reviewItem>
      <errorID>5cf9039e-9ce7-42ee-8c52-700b9dafc2d2</errorID>
      <errorWord> </errorWord>
      <group>L1_Punc</group>
      <groupName>标点问题</groupName>
      <ability>L2_Punc_CN</ability>
      <abilityName>标点符号问题</abilityName>
      <candidateList>
        <item>，</item>
      </candidateList>
      <explain/>
      <paraID>2378EB81</paraID>
      <start>531</start>
      <end>532</end>
      <status>unmodified</status>
      <modifiedWord/>
      <trackRevisions>false</trackRevisions>
    </reviewItem>
    <reviewItem>
      <errorID>9f84b3b8-277c-44f5-95b0-963a9b54bd07</errorID>
      <errorWord> </errorWord>
      <group>L1_Punc</group>
      <groupName>标点问题</groupName>
      <ability>L2_Punc_CN</ability>
      <abilityName>标点符号问题</abilityName>
      <candidateList>
        <item/>
      </candidateList>
      <explain>此处空格冗余，建议删除。</explain>
      <paraID>2378EB81</paraID>
      <start>539</start>
      <end>540</end>
      <status>unmodified</status>
      <modifiedWord/>
      <trackRevisions>false</trackRevisions>
    </reviewItem>
    <reviewItem>
      <errorID>2b8b9db7-69a7-4bb7-9d7b-e2b33c104d70</errorID>
      <errorWord> </errorWord>
      <group>L1_Punc</group>
      <groupName>标点问题</groupName>
      <ability>L2_Punc_CN</ability>
      <abilityName>标点符号问题</abilityName>
      <candidateList>
        <item/>
      </candidateList>
      <explain>此处空格冗余，建议删除。</explain>
      <paraID>2378EB81</paraID>
      <start>548</start>
      <end>549</end>
      <status>unmodified</status>
      <modifiedWord/>
      <trackRevisions>false</trackRevisions>
    </reviewItem>
    <reviewItem>
      <errorID>a55ab545-5c94-4d2b-8ce7-6cdc17db3389</errorID>
      <errorWord>  </errorWord>
      <group>L1_Punc</group>
      <groupName>标点问题</groupName>
      <ability>L2_Punc_CN</ability>
      <abilityName>标点符号问题</abilityName>
      <candidateList>
        <item/>
      </candidateList>
      <explain>此处空格冗余，建议删除。</explain>
      <paraID>2378EB81</paraID>
      <start>552</start>
      <end>554</end>
      <status>unmodified</status>
      <modifiedWord/>
      <trackRevisions>false</trackRevisions>
    </reviewItem>
    <reviewItem>
      <errorID>50d42c81-aec1-44f7-a9a1-7584fbdab48e</errorID>
      <errorWord> </errorWord>
      <group>L1_Punc</group>
      <groupName>标点问题</groupName>
      <ability>L2_Punc_CN</ability>
      <abilityName>标点符号问题</abilityName>
      <candidateList>
        <item/>
      </candidateList>
      <explain>此处空格冗余，建议删除。</explain>
      <paraID>2378EB81</paraID>
      <start>574</start>
      <end>575</end>
      <status>unmodified</status>
      <modifiedWord/>
      <trackRevisions>false</trackRevisions>
    </reviewItem>
    <reviewItem>
      <errorID>a9780d4a-63b7-46ca-9bbd-38bea5388e61</errorID>
      <errorWord>  </errorWord>
      <group>L1_Punc</group>
      <groupName>标点问题</groupName>
      <ability>L2_Punc_CN</ability>
      <abilityName>标点符号问题</abilityName>
      <candidateList>
        <item/>
      </candidateList>
      <explain>此处空格冗余，建议删除。</explain>
      <paraID>2378EB81</paraID>
      <start>581</start>
      <end>583</end>
      <status>unmodified</status>
      <modifiedWord/>
      <trackRevisions>false</trackRevisions>
    </reviewItem>
    <reviewItem>
      <errorID>d6c070be-6056-4677-a116-492c496f4cdf</errorID>
      <errorWord> </errorWord>
      <group>L1_Punc</group>
      <groupName>标点问题</groupName>
      <ability>L2_Punc_CN</ability>
      <abilityName>标点符号问题</abilityName>
      <candidateList>
        <item/>
      </candidateList>
      <explain>此处空格冗余，建议删除。</explain>
      <paraID>5648CBFD</paraID>
      <start>421</start>
      <end>422</end>
      <status>unmodified</status>
      <modifiedWord/>
      <trackRevisions>false</trackRevisions>
    </reviewItem>
    <reviewItem>
      <errorID>2b77cbfa-168d-43dd-8b3e-fbf2aa2576f6</errorID>
      <errorWord> </errorWord>
      <group>L1_Punc</group>
      <groupName>标点问题</groupName>
      <ability>L2_Punc_CN</ability>
      <abilityName>标点符号问题</abilityName>
      <candidateList>
        <item/>
      </candidateList>
      <explain>此处空格冗余，建议删除。</explain>
      <paraID>5648CBFD</paraID>
      <start>426</start>
      <end>427</end>
      <status>unmodified</status>
      <modifiedWord/>
      <trackRevisions>false</trackRevisions>
    </reviewItem>
    <reviewItem>
      <errorID>1bedb191-1e00-4f57-8682-a7e2ebf7e8bc</errorID>
      <errorWord>潜力</errorWord>
      <group>L1_Punc</group>
      <groupName>标点问题</groupName>
      <ability>L2_Punc_CN</ability>
      <abilityName>标点符号问题</abilityName>
      <candidateList>
        <item>潜力。</item>
      </candidateList>
      <explain/>
      <paraID>5648CBFD</paraID>
      <start>449</start>
      <end>451</end>
      <status>unmodified</status>
      <modifiedWord/>
      <trackRevisions>false</trackRevisions>
    </reviewItem>
    <reviewItem>
      <errorID>ffe84c22-8898-4d53-9dd8-30004f9ff51b</errorID>
      <errorWord> </errorWord>
      <group>L1_Punc</group>
      <groupName>标点问题</groupName>
      <ability>L2_Punc_CN</ability>
      <abilityName>标点符号问题</abilityName>
      <candidateList>
        <item/>
      </candidateList>
      <explain>此处空格冗余，建议删除。</explain>
      <paraID>1E377E5D</paraID>
      <start>44</start>
      <end>45</end>
      <status>unmodified</status>
      <modifiedWord/>
      <trackRevisions>false</trackRevisions>
    </reviewItem>
    <reviewItem>
      <errorID>7b8a1c16-8f7e-4c0c-8d9a-90f673de0cea</errorID>
      <errorWord> </errorWord>
      <group>L1_Punc</group>
      <groupName>标点问题</groupName>
      <ability>L2_Punc_CN</ability>
      <abilityName>标点符号问题</abilityName>
      <candidateList>
        <item/>
      </candidateList>
      <explain>此处空格冗余，建议删除。</explain>
      <paraID>1E377E5D</paraID>
      <start>46</start>
      <end>47</end>
      <status>unmodified</status>
      <modifiedWord/>
      <trackRevisions>false</trackRevisions>
    </reviewItem>
    <reviewItem>
      <errorID>c0ae105c-5856-490d-a897-9c6b71f48172</errorID>
      <errorWord>粘结</errorWord>
      <group>L1_Word</group>
      <groupName>字词问题</groupName>
      <ability>L2_Typo</ability>
      <abilityName>字词错误</abilityName>
      <candidateList>
        <item>黏结</item>
      </candidateList>
      <explain>存在发音相同字词的误用。</explain>
      <paraID>74BF910F</paraID>
      <start>130</start>
      <end>132</end>
      <status>unmodified</status>
      <modifiedWord/>
      <trackRevisions>false</trackRevisions>
    </reviewItem>
    <reviewItem>
      <errorID>ccb16095-fbe0-476c-a47d-17a8b4b1f0e7</errorID>
      <errorWord>-</errorWord>
      <group>L1_Format</group>
      <groupName>格式问题</groupName>
      <ability>L2_HalfPunc_CN</ability>
      <abilityName>全半角问题</abilityName>
      <candidateList>
        <item>－</item>
      </candidateList>
      <explain>文本全半角错误。</explain>
      <paraID>74BF910F</paraID>
      <start>132</start>
      <end>133</end>
      <status>unmodified</status>
      <modifiedWord/>
      <trackRevisions>false</trackRevisions>
    </reviewItem>
  </reviewItems>
  <config/>
</contractReview>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CE5FE-CFEB-4320-A1AC-D6F6A5652BB2}">
  <ds:schemaRefs>
    <ds:schemaRef ds:uri="http://schemas.wps.cn/vas-ai-hub/contract-review"/>
  </ds:schemaRefs>
</ds:datastoreItem>
</file>

<file path=customXml/itemProps2.xml><?xml version="1.0" encoding="utf-8"?>
<ds:datastoreItem xmlns:ds="http://schemas.openxmlformats.org/officeDocument/2006/customXml" ds:itemID="{7919DD9A-E7D0-4EB9-B545-06E04234E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17</Pages>
  <Words>2476</Words>
  <Characters>14114</Characters>
  <Application>Microsoft Office Word</Application>
  <DocSecurity>0</DocSecurity>
  <Lines>117</Lines>
  <Paragraphs>33</Paragraphs>
  <ScaleCrop>false</ScaleCrop>
  <Company/>
  <LinksUpToDate>false</LinksUpToDate>
  <CharactersWithSpaces>16557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宁 张</cp:lastModifiedBy>
  <cp:revision>2</cp:revision>
  <dcterms:created xsi:type="dcterms:W3CDTF">2026-09-23T10:48:00Z</dcterms:created>
  <dcterms:modified xsi:type="dcterms:W3CDTF">2026-09-23T10:48:00Z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2026-08-20T23:38:56Z</vt:filetime>
  </property>
  <property fmtid="{D5CDD505-2E9C-101B-9397-08002B2CF9AE}" pid="4" name="KSOTemplateDocerSaveRecord">
    <vt:lpwstr>eyJoZGlkIjoiYzI1NjJmYTQ0ZGUzNzM1NzM3ZGIwMDE5ZTEyNjZjYWQiLCJ1c2VySWQiOiI2NjgxNTc5MzEifQ==</vt:lpwstr>
  </property>
  <property fmtid="{D5CDD505-2E9C-101B-9397-08002B2CF9AE}" pid="5" name="KSOProductBuildVer">
    <vt:lpwstr>2052-12.1.0.26895</vt:lpwstr>
  </property>
  <property fmtid="{D5CDD505-2E9C-101B-9397-08002B2CF9AE}" pid="6" name="ICV">
    <vt:lpwstr>ED8D48F771404899A488DFBCAF350F5E_12</vt:lpwstr>
  </property>
  <property fmtid="{D5CDD505-2E9C-101B-9397-08002B2CF9AE}" pid="7" name="MTWinEqns">
    <vt:bool>true</vt:bool>
  </property>
  <property fmtid="{D5CDD505-2E9C-101B-9397-08002B2CF9AE}" pid="8" name="MTEquationSection">
    <vt:lpwstr>1</vt:lpwstr>
  </property>
  <property fmtid="{D5CDD505-2E9C-101B-9397-08002B2CF9AE}" pid="9" name="MTEquationNumber2">
    <vt:lpwstr>(#E1)</vt:lpwstr>
  </property>
  <property fmtid="{D5CDD505-2E9C-101B-9397-08002B2CF9AE}" pid="10" name="GrammarlyDocumentId">
    <vt:lpwstr>8cda23c4-ed92-40e9-8f2e-5e667fa75814</vt:lpwstr>
  </property>
</Properties>
</file>